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1D47" w14:textId="19E33802" w:rsidR="00777651" w:rsidRPr="00C979A3" w:rsidRDefault="00A054A7" w:rsidP="000F4C9A">
      <w:pPr>
        <w:pStyle w:val="berschrift1"/>
        <w:spacing w:before="0" w:line="360" w:lineRule="auto"/>
        <w:jc w:val="center"/>
        <w:rPr>
          <w:rFonts w:ascii="Aptos" w:hAnsi="Aptos"/>
          <w:color w:val="auto"/>
          <w:sz w:val="56"/>
          <w:szCs w:val="56"/>
          <w:lang w:val="de-DE"/>
        </w:rPr>
      </w:pPr>
      <w:r w:rsidRPr="00C979A3">
        <w:rPr>
          <w:rFonts w:ascii="Aptos" w:hAnsi="Aptos"/>
          <w:color w:val="auto"/>
          <w:sz w:val="56"/>
          <w:szCs w:val="56"/>
          <w:lang w:val="de-DE"/>
        </w:rPr>
        <w:t>Gewerberaummietvertrag</w:t>
      </w:r>
    </w:p>
    <w:p w14:paraId="6AF78106" w14:textId="04CBEC14" w:rsidR="00CB24D2" w:rsidRPr="00561654" w:rsidRDefault="00A054A7" w:rsidP="000F4C9A">
      <w:pPr>
        <w:pStyle w:val="berschrift2"/>
        <w:spacing w:after="240" w:line="360" w:lineRule="auto"/>
        <w:jc w:val="center"/>
        <w:rPr>
          <w:rFonts w:ascii="Aptos" w:eastAsiaTheme="minorEastAsia" w:hAnsi="Aptos" w:cstheme="minorBidi"/>
          <w:b w:val="0"/>
          <w:bCs w:val="0"/>
          <w:color w:val="auto"/>
          <w:sz w:val="28"/>
          <w:szCs w:val="28"/>
          <w:lang w:val="de-DE"/>
        </w:rPr>
      </w:pPr>
      <w:r w:rsidRPr="00561654">
        <w:rPr>
          <w:rFonts w:ascii="Aptos" w:eastAsiaTheme="minorEastAsia" w:hAnsi="Aptos" w:cstheme="minorBidi"/>
          <w:b w:val="0"/>
          <w:bCs w:val="0"/>
          <w:color w:val="auto"/>
          <w:sz w:val="28"/>
          <w:szCs w:val="28"/>
          <w:lang w:val="de-DE"/>
        </w:rPr>
        <w:t>Zwischen</w:t>
      </w:r>
    </w:p>
    <w:p w14:paraId="3335804C" w14:textId="0077E2F6" w:rsidR="00E4754F" w:rsidRPr="00561654" w:rsidRDefault="00B17B82" w:rsidP="000F4C9A">
      <w:pPr>
        <w:pStyle w:val="berschrift2"/>
        <w:spacing w:before="0" w:line="360" w:lineRule="auto"/>
        <w:jc w:val="center"/>
        <w:rPr>
          <w:rFonts w:ascii="Aptos" w:eastAsiaTheme="minorEastAsia" w:hAnsi="Aptos" w:cs="Arial"/>
          <w:color w:val="000000"/>
          <w:sz w:val="28"/>
          <w:szCs w:val="28"/>
          <w:lang w:val="de-DE"/>
        </w:rPr>
      </w:pPr>
      <w:r w:rsidRPr="00561654">
        <w:rPr>
          <w:rFonts w:ascii="Aptos" w:hAnsi="Aptos"/>
          <w:sz w:val="28"/>
          <w:szCs w:val="28"/>
          <w:lang w:val="de-DE"/>
        </w:rPr>
        <w:br/>
      </w:r>
      <w:r w:rsidRPr="00561654">
        <w:rPr>
          <w:rFonts w:ascii="Aptos" w:eastAsiaTheme="minorEastAsia" w:hAnsi="Aptos" w:cs="Arial"/>
          <w:color w:val="000000"/>
          <w:sz w:val="28"/>
          <w:szCs w:val="28"/>
          <w:lang w:val="de-DE"/>
        </w:rPr>
        <w:t xml:space="preserve">C-Immo UG (haftungsbeschränkt) </w:t>
      </w:r>
    </w:p>
    <w:p w14:paraId="3DAFF6A7" w14:textId="124AA9A6" w:rsidR="00E4754F" w:rsidRPr="00AA706A" w:rsidRDefault="00695F38" w:rsidP="000F4C9A">
      <w:pPr>
        <w:pStyle w:val="berschrift2"/>
        <w:spacing w:before="0" w:line="360" w:lineRule="auto"/>
        <w:jc w:val="center"/>
        <w:rPr>
          <w:rFonts w:ascii="Aptos" w:eastAsiaTheme="minorEastAsia" w:hAnsi="Aptos" w:cs="Arial"/>
          <w:b w:val="0"/>
          <w:bCs w:val="0"/>
          <w:color w:val="000000"/>
          <w:sz w:val="28"/>
          <w:szCs w:val="28"/>
          <w:lang w:val="da-DK"/>
        </w:rPr>
      </w:pPr>
      <w:r w:rsidRPr="00AA706A">
        <w:rPr>
          <w:rFonts w:ascii="Aptos" w:eastAsiaTheme="minorEastAsia" w:hAnsi="Aptos" w:cs="Arial"/>
          <w:b w:val="0"/>
          <w:bCs w:val="0"/>
          <w:color w:val="000000"/>
          <w:sz w:val="28"/>
          <w:szCs w:val="28"/>
          <w:lang w:val="da-DK"/>
        </w:rPr>
        <w:t xml:space="preserve">Rederstraße 24. </w:t>
      </w:r>
    </w:p>
    <w:p w14:paraId="7764C45B" w14:textId="1D5795B9" w:rsidR="00E4754F" w:rsidRPr="00AA706A" w:rsidRDefault="00695F38" w:rsidP="000F4C9A">
      <w:pPr>
        <w:pStyle w:val="berschrift2"/>
        <w:spacing w:before="0" w:line="360" w:lineRule="auto"/>
        <w:jc w:val="center"/>
        <w:rPr>
          <w:rFonts w:ascii="Aptos" w:eastAsiaTheme="minorEastAsia" w:hAnsi="Aptos" w:cs="Arial"/>
          <w:b w:val="0"/>
          <w:bCs w:val="0"/>
          <w:color w:val="000000"/>
          <w:sz w:val="28"/>
          <w:szCs w:val="28"/>
          <w:lang w:val="da-DK"/>
        </w:rPr>
      </w:pPr>
      <w:r w:rsidRPr="00AA706A">
        <w:rPr>
          <w:rFonts w:ascii="Aptos" w:eastAsiaTheme="minorEastAsia" w:hAnsi="Aptos" w:cs="Arial"/>
          <w:b w:val="0"/>
          <w:bCs w:val="0"/>
          <w:color w:val="000000"/>
          <w:sz w:val="28"/>
          <w:szCs w:val="28"/>
          <w:lang w:val="da-DK"/>
        </w:rPr>
        <w:t>97616 Bad Neustadt a.d.S.</w:t>
      </w:r>
    </w:p>
    <w:p w14:paraId="43D9B8EA" w14:textId="77777777" w:rsidR="00E4754F" w:rsidRPr="00561654" w:rsidRDefault="00B17B82" w:rsidP="000F4C9A">
      <w:pPr>
        <w:pStyle w:val="berschrift2"/>
        <w:spacing w:after="240" w:line="360" w:lineRule="auto"/>
        <w:jc w:val="center"/>
        <w:rPr>
          <w:rFonts w:ascii="Aptos" w:eastAsiaTheme="minorEastAsia" w:hAnsi="Aptos" w:cs="Arial"/>
          <w:b w:val="0"/>
          <w:bCs w:val="0"/>
          <w:color w:val="000000"/>
          <w:sz w:val="28"/>
          <w:szCs w:val="28"/>
          <w:lang w:val="de-DE"/>
        </w:rPr>
      </w:pPr>
      <w:r w:rsidRPr="00561654">
        <w:rPr>
          <w:rFonts w:ascii="Aptos" w:eastAsiaTheme="minorEastAsia" w:hAnsi="Aptos" w:cs="Arial"/>
          <w:b w:val="0"/>
          <w:bCs w:val="0"/>
          <w:color w:val="000000"/>
          <w:sz w:val="28"/>
          <w:szCs w:val="28"/>
          <w:lang w:val="de-DE"/>
        </w:rPr>
        <w:t xml:space="preserve">vertreten durch Herrn Martin Ditscherlein, </w:t>
      </w:r>
      <w:r w:rsidRPr="00561654">
        <w:rPr>
          <w:rFonts w:ascii="Aptos" w:eastAsiaTheme="minorEastAsia" w:hAnsi="Aptos" w:cs="Arial"/>
          <w:b w:val="0"/>
          <w:bCs w:val="0"/>
          <w:color w:val="000000"/>
          <w:sz w:val="28"/>
          <w:szCs w:val="28"/>
          <w:lang w:val="de-DE"/>
        </w:rPr>
        <w:br/>
        <w:t>USt-ID: DE333479625</w:t>
      </w:r>
    </w:p>
    <w:p w14:paraId="6B4FF32F" w14:textId="6FCDC3B4" w:rsidR="00C42D94" w:rsidRPr="00561654" w:rsidRDefault="00B17B82" w:rsidP="000F4C9A">
      <w:pPr>
        <w:pStyle w:val="berschrift2"/>
        <w:spacing w:after="240" w:line="360" w:lineRule="auto"/>
        <w:jc w:val="center"/>
        <w:rPr>
          <w:rFonts w:ascii="Aptos" w:eastAsiaTheme="minorEastAsia" w:hAnsi="Aptos" w:cs="Arial"/>
          <w:b w:val="0"/>
          <w:bCs w:val="0"/>
          <w:color w:val="000000"/>
          <w:sz w:val="28"/>
          <w:szCs w:val="28"/>
          <w:lang w:val="de-DE"/>
        </w:rPr>
      </w:pPr>
      <w:r w:rsidRPr="00561654">
        <w:rPr>
          <w:rFonts w:ascii="Aptos" w:eastAsiaTheme="minorEastAsia" w:hAnsi="Aptos" w:cs="Arial"/>
          <w:b w:val="0"/>
          <w:bCs w:val="0"/>
          <w:color w:val="000000"/>
          <w:sz w:val="28"/>
          <w:szCs w:val="28"/>
          <w:lang w:val="de-DE"/>
        </w:rPr>
        <w:br/>
        <w:t>- nachfolgend: Vermieter –</w:t>
      </w:r>
    </w:p>
    <w:p w14:paraId="0BB96E08" w14:textId="784C6E0D" w:rsidR="00677DCF" w:rsidRPr="00561654" w:rsidRDefault="00A054A7" w:rsidP="000F4C9A">
      <w:pPr>
        <w:spacing w:line="360" w:lineRule="auto"/>
        <w:jc w:val="center"/>
        <w:rPr>
          <w:rFonts w:ascii="Aptos" w:hAnsi="Aptos"/>
          <w:sz w:val="28"/>
          <w:szCs w:val="28"/>
          <w:lang w:val="de-DE"/>
        </w:rPr>
      </w:pPr>
      <w:r w:rsidRPr="00561654">
        <w:rPr>
          <w:rFonts w:ascii="Aptos" w:hAnsi="Aptos"/>
          <w:sz w:val="28"/>
          <w:szCs w:val="28"/>
          <w:lang w:val="de-DE"/>
        </w:rPr>
        <w:t>und</w:t>
      </w:r>
    </w:p>
    <w:p w14:paraId="79E92686" w14:textId="5633294A" w:rsidR="00E4754F" w:rsidRPr="00561654" w:rsidRDefault="00F10CDC" w:rsidP="000F4C9A">
      <w:pPr>
        <w:spacing w:line="360" w:lineRule="auto"/>
        <w:jc w:val="center"/>
        <w:rPr>
          <w:rFonts w:ascii="Aptos" w:hAnsi="Aptos"/>
          <w:b/>
          <w:bCs/>
          <w:sz w:val="28"/>
          <w:szCs w:val="28"/>
          <w:lang w:val="de-DE"/>
        </w:rPr>
      </w:pPr>
      <w:r w:rsidRPr="00561654">
        <w:rPr>
          <w:rFonts w:ascii="Aptos" w:hAnsi="Aptos" w:cs="Arial"/>
          <w:b/>
          <w:bCs/>
          <w:color w:val="000000"/>
          <w:sz w:val="28"/>
          <w:szCs w:val="28"/>
          <w:lang w:val="de-DE"/>
        </w:rPr>
        <w:t>BBN Finanzberatung GmbH</w:t>
      </w:r>
    </w:p>
    <w:p w14:paraId="0BF0801D" w14:textId="246F942E" w:rsidR="00E4754F" w:rsidRPr="00AA706A" w:rsidRDefault="00F10CDC" w:rsidP="000F4C9A">
      <w:pPr>
        <w:spacing w:line="360" w:lineRule="auto"/>
        <w:jc w:val="center"/>
        <w:rPr>
          <w:rFonts w:ascii="Aptos" w:hAnsi="Aptos"/>
          <w:sz w:val="28"/>
          <w:szCs w:val="28"/>
          <w:lang w:val="da-DK"/>
        </w:rPr>
      </w:pPr>
      <w:r w:rsidRPr="00AA706A">
        <w:rPr>
          <w:rFonts w:ascii="Aptos" w:hAnsi="Aptos"/>
          <w:sz w:val="28"/>
          <w:szCs w:val="28"/>
          <w:lang w:val="da-DK"/>
        </w:rPr>
        <w:t xml:space="preserve">Siemensstr. 12 </w:t>
      </w:r>
    </w:p>
    <w:p w14:paraId="23B475C3" w14:textId="1EA6C599" w:rsidR="00E4754F" w:rsidRPr="00AA706A" w:rsidRDefault="00F10CDC" w:rsidP="000F4C9A">
      <w:pPr>
        <w:spacing w:line="360" w:lineRule="auto"/>
        <w:jc w:val="center"/>
        <w:rPr>
          <w:rFonts w:ascii="Aptos" w:hAnsi="Aptos"/>
          <w:sz w:val="28"/>
          <w:szCs w:val="28"/>
          <w:lang w:val="da-DK"/>
        </w:rPr>
      </w:pPr>
      <w:r w:rsidRPr="00AA706A">
        <w:rPr>
          <w:rFonts w:ascii="Aptos" w:hAnsi="Aptos"/>
          <w:sz w:val="28"/>
          <w:szCs w:val="28"/>
          <w:lang w:val="da-DK"/>
        </w:rPr>
        <w:t>97616 Bad Neustadt a. d. S.</w:t>
      </w:r>
    </w:p>
    <w:p w14:paraId="44074496" w14:textId="77777777" w:rsidR="00E4754F" w:rsidRPr="00561654" w:rsidRDefault="00F10CDC" w:rsidP="000F4C9A">
      <w:pPr>
        <w:spacing w:line="360" w:lineRule="auto"/>
        <w:jc w:val="center"/>
        <w:rPr>
          <w:rFonts w:ascii="Aptos" w:hAnsi="Aptos" w:cs="Arial"/>
          <w:color w:val="000000"/>
          <w:sz w:val="28"/>
          <w:szCs w:val="28"/>
          <w:lang w:val="de-DE"/>
        </w:rPr>
      </w:pPr>
      <w:r w:rsidRPr="00AA706A">
        <w:rPr>
          <w:rFonts w:ascii="Aptos" w:hAnsi="Aptos"/>
          <w:sz w:val="28"/>
          <w:szCs w:val="28"/>
          <w:lang w:val="da-DK"/>
        </w:rPr>
        <w:t xml:space="preserve"> </w:t>
      </w:r>
      <w:r w:rsidR="00AA35E8" w:rsidRPr="00AA706A">
        <w:rPr>
          <w:rFonts w:ascii="Aptos" w:hAnsi="Aptos"/>
          <w:sz w:val="28"/>
          <w:szCs w:val="28"/>
          <w:lang w:val="de-DE"/>
        </w:rPr>
        <w:br/>
      </w:r>
      <w:r w:rsidRPr="00561654">
        <w:rPr>
          <w:rFonts w:ascii="Aptos" w:hAnsi="Aptos"/>
          <w:sz w:val="28"/>
          <w:szCs w:val="28"/>
          <w:lang w:val="de-DE"/>
        </w:rPr>
        <w:t>vertreten durch Herrn Gerold Kreher,</w:t>
      </w:r>
      <w:r w:rsidRPr="00561654">
        <w:rPr>
          <w:rFonts w:ascii="Aptos" w:hAnsi="Aptos"/>
          <w:sz w:val="28"/>
          <w:szCs w:val="28"/>
          <w:lang w:val="de-DE"/>
        </w:rPr>
        <w:br/>
        <w:t xml:space="preserve">USt-Nr.: </w:t>
      </w:r>
      <w:r w:rsidR="00FB53CE" w:rsidRPr="00561654">
        <w:rPr>
          <w:rFonts w:ascii="Aptos" w:hAnsi="Aptos" w:cs="Arial"/>
          <w:color w:val="000000"/>
          <w:sz w:val="28"/>
          <w:szCs w:val="28"/>
          <w:lang w:val="de-DE"/>
        </w:rPr>
        <w:t>DE812998535</w:t>
      </w:r>
    </w:p>
    <w:p w14:paraId="47F04DD2" w14:textId="5D16855E" w:rsidR="00777651" w:rsidRPr="00561654" w:rsidRDefault="00F10CDC" w:rsidP="000F4C9A">
      <w:pPr>
        <w:spacing w:line="360" w:lineRule="auto"/>
        <w:jc w:val="center"/>
        <w:rPr>
          <w:rFonts w:ascii="Aptos" w:hAnsi="Aptos"/>
          <w:sz w:val="28"/>
          <w:szCs w:val="28"/>
          <w:lang w:val="de-DE"/>
        </w:rPr>
      </w:pPr>
      <w:r w:rsidRPr="00561654">
        <w:rPr>
          <w:rFonts w:ascii="Aptos" w:hAnsi="Aptos"/>
          <w:sz w:val="28"/>
          <w:szCs w:val="28"/>
          <w:lang w:val="de-DE"/>
        </w:rPr>
        <w:br/>
        <w:t>- nachfolgend: Mieter -</w:t>
      </w:r>
      <w:r w:rsidRPr="00561654">
        <w:rPr>
          <w:rFonts w:ascii="Aptos" w:hAnsi="Aptos"/>
          <w:sz w:val="28"/>
          <w:szCs w:val="28"/>
          <w:lang w:val="de-DE"/>
        </w:rPr>
        <w:br/>
      </w:r>
      <w:r w:rsidRPr="00561654">
        <w:rPr>
          <w:rFonts w:ascii="Aptos" w:hAnsi="Aptos"/>
          <w:sz w:val="28"/>
          <w:szCs w:val="28"/>
          <w:lang w:val="de-DE"/>
        </w:rPr>
        <w:br/>
        <w:t>- nachfolgend gemeinsam: Parteien -</w:t>
      </w:r>
    </w:p>
    <w:p w14:paraId="15B2512C" w14:textId="77777777" w:rsidR="001307C0" w:rsidRPr="00561654" w:rsidRDefault="001307C0" w:rsidP="000F4C9A">
      <w:pPr>
        <w:spacing w:line="360" w:lineRule="auto"/>
        <w:rPr>
          <w:rFonts w:ascii="Aptos" w:hAnsi="Aptos"/>
          <w:sz w:val="28"/>
          <w:szCs w:val="28"/>
          <w:lang w:val="de-DE"/>
        </w:rPr>
      </w:pPr>
    </w:p>
    <w:p w14:paraId="68E65D2F" w14:textId="0A2A5959" w:rsidR="00777651" w:rsidRPr="00561654" w:rsidRDefault="00A054A7" w:rsidP="000F4C9A">
      <w:pPr>
        <w:spacing w:line="360" w:lineRule="auto"/>
        <w:rPr>
          <w:rFonts w:ascii="Aptos" w:hAnsi="Aptos"/>
          <w:sz w:val="28"/>
          <w:szCs w:val="28"/>
          <w:lang w:val="de-DE"/>
        </w:rPr>
      </w:pPr>
      <w:r w:rsidRPr="00561654">
        <w:rPr>
          <w:rFonts w:ascii="Aptos" w:hAnsi="Aptos"/>
          <w:sz w:val="28"/>
          <w:szCs w:val="28"/>
          <w:lang w:val="de-DE"/>
        </w:rPr>
        <w:lastRenderedPageBreak/>
        <w:t>wird folgender Gewerberaummietvertrag geschlossen.</w:t>
      </w:r>
      <w:r w:rsidRPr="00561654">
        <w:rPr>
          <w:rFonts w:ascii="Aptos" w:hAnsi="Aptos"/>
          <w:sz w:val="28"/>
          <w:szCs w:val="28"/>
          <w:lang w:val="de-DE"/>
        </w:rPr>
        <w:br/>
      </w:r>
    </w:p>
    <w:p w14:paraId="6891C37E" w14:textId="77777777" w:rsidR="00777651" w:rsidRPr="008D15A0" w:rsidRDefault="00A054A7" w:rsidP="000F4C9A">
      <w:pPr>
        <w:pStyle w:val="berschrift2"/>
        <w:spacing w:line="360" w:lineRule="auto"/>
        <w:rPr>
          <w:rFonts w:ascii="Aptos" w:hAnsi="Aptos"/>
          <w:color w:val="auto"/>
          <w:sz w:val="28"/>
          <w:szCs w:val="28"/>
          <w:lang w:val="de-DE"/>
        </w:rPr>
      </w:pPr>
      <w:r w:rsidRPr="008D15A0">
        <w:rPr>
          <w:rFonts w:ascii="Aptos" w:hAnsi="Aptos"/>
          <w:color w:val="auto"/>
          <w:sz w:val="28"/>
          <w:szCs w:val="28"/>
          <w:lang w:val="de-DE"/>
        </w:rPr>
        <w:t>§ 1 Vertragsgegenstand</w:t>
      </w:r>
    </w:p>
    <w:p w14:paraId="3B05966F" w14:textId="329EE937" w:rsidR="00777651" w:rsidRPr="001307C0" w:rsidRDefault="00A054A7" w:rsidP="000F4C9A">
      <w:pPr>
        <w:spacing w:line="360" w:lineRule="auto"/>
        <w:rPr>
          <w:rFonts w:ascii="Aptos" w:hAnsi="Aptos"/>
          <w:sz w:val="24"/>
          <w:szCs w:val="24"/>
          <w:lang w:val="de-DE"/>
        </w:rPr>
      </w:pPr>
      <w:r w:rsidRPr="001307C0">
        <w:rPr>
          <w:rFonts w:ascii="Aptos" w:hAnsi="Aptos"/>
          <w:sz w:val="24"/>
          <w:szCs w:val="24"/>
          <w:lang w:val="de-DE"/>
        </w:rPr>
        <w:t>Vermietet wird i</w:t>
      </w:r>
      <w:r w:rsidR="005722EF">
        <w:rPr>
          <w:rFonts w:ascii="Aptos" w:hAnsi="Aptos"/>
          <w:sz w:val="24"/>
          <w:szCs w:val="24"/>
          <w:lang w:val="de-DE"/>
        </w:rPr>
        <w:t>n</w:t>
      </w:r>
      <w:r w:rsidRPr="001307C0">
        <w:rPr>
          <w:rFonts w:ascii="Aptos" w:hAnsi="Aptos"/>
          <w:sz w:val="24"/>
          <w:szCs w:val="24"/>
          <w:lang w:val="de-DE"/>
        </w:rPr>
        <w:t xml:space="preserve"> 97616 Bad Neustadt a.d.</w:t>
      </w:r>
      <w:r w:rsidR="001307C0">
        <w:rPr>
          <w:rFonts w:ascii="Aptos" w:hAnsi="Aptos"/>
          <w:sz w:val="24"/>
          <w:szCs w:val="24"/>
          <w:lang w:val="de-DE"/>
        </w:rPr>
        <w:t>S.</w:t>
      </w:r>
      <w:r w:rsidR="001937B6" w:rsidRPr="001307C0">
        <w:rPr>
          <w:rFonts w:ascii="Aptos" w:hAnsi="Aptos"/>
          <w:sz w:val="24"/>
          <w:szCs w:val="24"/>
          <w:lang w:val="de-DE"/>
        </w:rPr>
        <w:t>,</w:t>
      </w:r>
      <w:r w:rsidR="001937B6">
        <w:rPr>
          <w:rFonts w:ascii="Aptos" w:hAnsi="Aptos"/>
          <w:sz w:val="24"/>
          <w:szCs w:val="24"/>
          <w:lang w:val="de-DE"/>
        </w:rPr>
        <w:t xml:space="preserve"> Rederstraße</w:t>
      </w:r>
      <w:r w:rsidRPr="001307C0">
        <w:rPr>
          <w:rFonts w:ascii="Aptos" w:hAnsi="Aptos"/>
          <w:sz w:val="24"/>
          <w:szCs w:val="24"/>
          <w:lang w:val="de-DE"/>
        </w:rPr>
        <w:t xml:space="preserve"> 24,</w:t>
      </w:r>
      <w:r w:rsidR="005722EF" w:rsidRPr="005722EF">
        <w:rPr>
          <w:rFonts w:ascii="Aptos" w:hAnsi="Aptos"/>
          <w:sz w:val="24"/>
          <w:szCs w:val="24"/>
          <w:lang w:val="de-DE"/>
        </w:rPr>
        <w:t xml:space="preserve"> </w:t>
      </w:r>
      <w:r w:rsidR="00106A74">
        <w:rPr>
          <w:rFonts w:ascii="Aptos" w:hAnsi="Aptos"/>
          <w:sz w:val="24"/>
          <w:szCs w:val="24"/>
          <w:lang w:val="de-DE"/>
        </w:rPr>
        <w:t xml:space="preserve">im 1. </w:t>
      </w:r>
      <w:r w:rsidR="005722EF" w:rsidRPr="001307C0">
        <w:rPr>
          <w:rFonts w:ascii="Aptos" w:hAnsi="Aptos"/>
          <w:sz w:val="24"/>
          <w:szCs w:val="24"/>
          <w:lang w:val="de-DE"/>
        </w:rPr>
        <w:t xml:space="preserve">Obergeschoss </w:t>
      </w:r>
      <w:r w:rsidR="00106A74">
        <w:rPr>
          <w:rFonts w:ascii="Aptos" w:hAnsi="Aptos"/>
          <w:sz w:val="24"/>
          <w:szCs w:val="24"/>
          <w:lang w:val="de-DE"/>
        </w:rPr>
        <w:t>Straßenseite eine Büroeinheit bestehend aus</w:t>
      </w:r>
      <w:r w:rsidRPr="001307C0">
        <w:rPr>
          <w:rFonts w:ascii="Aptos" w:hAnsi="Aptos"/>
          <w:sz w:val="24"/>
          <w:szCs w:val="24"/>
          <w:lang w:val="de-DE"/>
        </w:rPr>
        <w:t>:</w:t>
      </w:r>
    </w:p>
    <w:p w14:paraId="70F7481B" w14:textId="77777777" w:rsidR="006A2BBD" w:rsidRDefault="006A2BBD" w:rsidP="000F4C9A">
      <w:pPr>
        <w:pStyle w:val="Aufzhlungszeichen"/>
        <w:numPr>
          <w:ilvl w:val="0"/>
          <w:numId w:val="0"/>
        </w:numPr>
        <w:spacing w:line="360" w:lineRule="auto"/>
        <w:ind w:left="360" w:hanging="360"/>
        <w:rPr>
          <w:rFonts w:ascii="Aptos" w:hAnsi="Aptos"/>
          <w:sz w:val="24"/>
          <w:szCs w:val="24"/>
          <w:lang w:val="de-DE"/>
        </w:rPr>
      </w:pPr>
    </w:p>
    <w:p w14:paraId="50482426" w14:textId="43D5825F" w:rsidR="00247C0E" w:rsidRPr="006A2BBD" w:rsidRDefault="00247C0E" w:rsidP="000F4C9A">
      <w:pPr>
        <w:pStyle w:val="Aufzhlungszeichen"/>
        <w:numPr>
          <w:ilvl w:val="0"/>
          <w:numId w:val="0"/>
        </w:numPr>
        <w:spacing w:line="360" w:lineRule="auto"/>
        <w:ind w:left="360" w:hanging="360"/>
        <w:rPr>
          <w:rFonts w:ascii="Aptos" w:hAnsi="Aptos"/>
          <w:b/>
          <w:bCs/>
          <w:sz w:val="24"/>
          <w:szCs w:val="24"/>
          <w:lang w:val="de-DE"/>
        </w:rPr>
      </w:pPr>
      <w:r w:rsidRPr="006A2BBD">
        <w:rPr>
          <w:rFonts w:ascii="Aptos" w:hAnsi="Aptos"/>
          <w:b/>
          <w:bCs/>
          <w:sz w:val="24"/>
          <w:szCs w:val="24"/>
          <w:lang w:val="de-DE"/>
        </w:rPr>
        <w:t>Büro 1:</w:t>
      </w:r>
    </w:p>
    <w:p w14:paraId="3E1E26E0" w14:textId="77777777" w:rsidR="00247C0E" w:rsidRDefault="00556209" w:rsidP="000F4C9A">
      <w:pPr>
        <w:pStyle w:val="Aufzhlungszeichen"/>
        <w:numPr>
          <w:ilvl w:val="0"/>
          <w:numId w:val="0"/>
        </w:numPr>
        <w:spacing w:line="360" w:lineRule="auto"/>
        <w:ind w:left="360" w:hanging="360"/>
        <w:rPr>
          <w:rFonts w:ascii="Aptos" w:hAnsi="Aptos"/>
          <w:sz w:val="24"/>
          <w:szCs w:val="24"/>
          <w:lang w:val="de-DE"/>
        </w:rPr>
      </w:pPr>
      <w:r>
        <w:rPr>
          <w:rFonts w:ascii="Aptos" w:hAnsi="Aptos"/>
          <w:sz w:val="24"/>
          <w:szCs w:val="24"/>
          <w:lang w:val="de-DE"/>
        </w:rPr>
        <w:t xml:space="preserve">ausgestattet mit: </w:t>
      </w:r>
    </w:p>
    <w:p w14:paraId="150FBAD2" w14:textId="77777777" w:rsidR="001C187C" w:rsidRDefault="00556209"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1 Bürostuhl, </w:t>
      </w:r>
    </w:p>
    <w:p w14:paraId="7625C425" w14:textId="77777777" w:rsidR="001C187C" w:rsidRDefault="00556209"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1 Schreibtisch 1 x 2 m, </w:t>
      </w:r>
    </w:p>
    <w:p w14:paraId="1288B292" w14:textId="348B751E" w:rsidR="001C187C" w:rsidRDefault="008C37AB"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1 SNOM IP-Telefon, </w:t>
      </w:r>
    </w:p>
    <w:p w14:paraId="61A7E5A1" w14:textId="0A337D24" w:rsidR="001C187C" w:rsidRDefault="005C69D4"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4 Ikea Wandschränke, Front Betonoptik mit 2 Glasdeckplatten, </w:t>
      </w:r>
    </w:p>
    <w:p w14:paraId="72CF8CEE" w14:textId="77777777" w:rsidR="001C187C" w:rsidRDefault="005C69D4"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1 Aktenschrank, </w:t>
      </w:r>
    </w:p>
    <w:p w14:paraId="096C58F2" w14:textId="281AD011" w:rsidR="001C187C" w:rsidRDefault="00277ABD"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1 x Internetanschluss (LAN), </w:t>
      </w:r>
    </w:p>
    <w:p w14:paraId="4B6D82F1" w14:textId="77777777" w:rsidR="001C187C" w:rsidRDefault="003F7282"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 xml:space="preserve">2 Büroleuchten a 2 Leuchtmittel, </w:t>
      </w:r>
    </w:p>
    <w:p w14:paraId="528FB2FD" w14:textId="1C9CEE45" w:rsidR="00D66177" w:rsidRDefault="0023045C" w:rsidP="004E165E">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1 Rauchmelder</w:t>
      </w:r>
    </w:p>
    <w:p w14:paraId="16E94CA2" w14:textId="77777777" w:rsidR="00674CCC" w:rsidRDefault="00674CCC" w:rsidP="00674CCC">
      <w:pPr>
        <w:pStyle w:val="Aufzhlungszeichen"/>
        <w:numPr>
          <w:ilvl w:val="0"/>
          <w:numId w:val="15"/>
        </w:numPr>
        <w:spacing w:line="360" w:lineRule="auto"/>
        <w:rPr>
          <w:rFonts w:ascii="Aptos" w:hAnsi="Aptos"/>
          <w:sz w:val="24"/>
          <w:szCs w:val="24"/>
          <w:lang w:val="de-DE"/>
        </w:rPr>
      </w:pPr>
      <w:r>
        <w:rPr>
          <w:rFonts w:ascii="Aptos" w:hAnsi="Aptos"/>
          <w:sz w:val="24"/>
          <w:szCs w:val="24"/>
          <w:lang w:val="de-DE"/>
        </w:rPr>
        <w:t>Mechanischer Doppelz</w:t>
      </w:r>
      <w:r w:rsidRPr="001937B6">
        <w:rPr>
          <w:rFonts w:ascii="Aptos" w:hAnsi="Aptos"/>
          <w:sz w:val="24"/>
          <w:szCs w:val="24"/>
          <w:lang w:val="de-DE"/>
        </w:rPr>
        <w:t>ylinder</w:t>
      </w:r>
      <w:r>
        <w:rPr>
          <w:rFonts w:ascii="Aptos" w:hAnsi="Aptos"/>
          <w:sz w:val="24"/>
          <w:szCs w:val="24"/>
          <w:lang w:val="de-DE"/>
        </w:rPr>
        <w:t xml:space="preserve"> (SimonsVoss)</w:t>
      </w:r>
    </w:p>
    <w:p w14:paraId="71399590" w14:textId="77777777" w:rsidR="006A2BBD" w:rsidRDefault="006A2BBD" w:rsidP="000F4C9A">
      <w:pPr>
        <w:pStyle w:val="Aufzhlungszeichen"/>
        <w:numPr>
          <w:ilvl w:val="0"/>
          <w:numId w:val="0"/>
        </w:numPr>
        <w:spacing w:line="360" w:lineRule="auto"/>
        <w:ind w:left="360" w:hanging="360"/>
        <w:rPr>
          <w:rFonts w:ascii="Aptos" w:hAnsi="Aptos"/>
          <w:b/>
          <w:bCs/>
          <w:sz w:val="24"/>
          <w:szCs w:val="24"/>
          <w:lang w:val="de-DE"/>
        </w:rPr>
      </w:pPr>
    </w:p>
    <w:p w14:paraId="5FDD88D0" w14:textId="59962C97" w:rsidR="00247C0E" w:rsidRPr="006A2BBD" w:rsidRDefault="00247C0E" w:rsidP="000F4C9A">
      <w:pPr>
        <w:pStyle w:val="Aufzhlungszeichen"/>
        <w:numPr>
          <w:ilvl w:val="0"/>
          <w:numId w:val="0"/>
        </w:numPr>
        <w:spacing w:line="360" w:lineRule="auto"/>
        <w:ind w:left="360" w:hanging="360"/>
        <w:rPr>
          <w:rFonts w:ascii="Aptos" w:hAnsi="Aptos"/>
          <w:b/>
          <w:bCs/>
          <w:sz w:val="24"/>
          <w:szCs w:val="24"/>
          <w:lang w:val="de-DE"/>
        </w:rPr>
      </w:pPr>
      <w:r w:rsidRPr="006A2BBD">
        <w:rPr>
          <w:rFonts w:ascii="Aptos" w:hAnsi="Aptos"/>
          <w:b/>
          <w:bCs/>
          <w:sz w:val="24"/>
          <w:szCs w:val="24"/>
          <w:lang w:val="de-DE"/>
        </w:rPr>
        <w:t>Büro 2:</w:t>
      </w:r>
    </w:p>
    <w:p w14:paraId="7A76A29F" w14:textId="77777777" w:rsidR="00387E79" w:rsidRDefault="00B92940" w:rsidP="000F4C9A">
      <w:pPr>
        <w:pStyle w:val="Aufzhlungszeichen"/>
        <w:numPr>
          <w:ilvl w:val="0"/>
          <w:numId w:val="0"/>
        </w:numPr>
        <w:spacing w:line="360" w:lineRule="auto"/>
        <w:ind w:left="360" w:hanging="360"/>
        <w:rPr>
          <w:rFonts w:ascii="Aptos" w:hAnsi="Aptos"/>
          <w:sz w:val="24"/>
          <w:szCs w:val="24"/>
          <w:lang w:val="de-DE"/>
        </w:rPr>
      </w:pPr>
      <w:r>
        <w:rPr>
          <w:rFonts w:ascii="Aptos" w:hAnsi="Aptos"/>
          <w:sz w:val="24"/>
          <w:szCs w:val="24"/>
          <w:lang w:val="de-DE"/>
        </w:rPr>
        <w:t xml:space="preserve">ausgestattet mit: </w:t>
      </w:r>
    </w:p>
    <w:p w14:paraId="4BB05ECE" w14:textId="77777777" w:rsidR="00387E79" w:rsidRDefault="00B92940"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1 Bürostuhl, </w:t>
      </w:r>
    </w:p>
    <w:p w14:paraId="3E6BCB2C" w14:textId="77777777" w:rsidR="00387E79" w:rsidRDefault="00B92940"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1 Schreibtisch 1,60 x 0,80m, </w:t>
      </w:r>
    </w:p>
    <w:p w14:paraId="602224B8" w14:textId="0AE48F7E" w:rsidR="00387E79" w:rsidRDefault="008F6F87"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5 Ikea Wandschränke, Front Holzoptik mit 2 Glasdeckplatten, </w:t>
      </w:r>
    </w:p>
    <w:p w14:paraId="07EF60D5" w14:textId="39EE7413" w:rsidR="00387E79" w:rsidRDefault="00EA693F"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1 SNOM IP-Telefon, </w:t>
      </w:r>
    </w:p>
    <w:p w14:paraId="2D3F3987" w14:textId="48ACE833" w:rsidR="00387E79" w:rsidRDefault="00277ABD"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1 x Internetanschluss (LAN), 2 Büroleuchten a 2 Leuchtmittel, </w:t>
      </w:r>
    </w:p>
    <w:p w14:paraId="560468A0" w14:textId="0562756B" w:rsidR="005178E9" w:rsidRDefault="00FC5BC6"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1 Rauchmelder</w:t>
      </w:r>
    </w:p>
    <w:p w14:paraId="3623587D" w14:textId="77777777" w:rsidR="001937B6" w:rsidRDefault="001937B6" w:rsidP="001937B6">
      <w:pPr>
        <w:pStyle w:val="Aufzhlungszeichen"/>
        <w:numPr>
          <w:ilvl w:val="0"/>
          <w:numId w:val="13"/>
        </w:numPr>
        <w:spacing w:line="360" w:lineRule="auto"/>
        <w:rPr>
          <w:rFonts w:ascii="Aptos" w:hAnsi="Aptos"/>
          <w:sz w:val="24"/>
          <w:szCs w:val="24"/>
          <w:lang w:val="de-DE"/>
        </w:rPr>
      </w:pPr>
      <w:r w:rsidRPr="001937B6">
        <w:rPr>
          <w:rFonts w:ascii="Aptos" w:hAnsi="Aptos"/>
          <w:sz w:val="24"/>
          <w:szCs w:val="24"/>
          <w:lang w:val="de-DE"/>
        </w:rPr>
        <w:t>Digitaler Schließzylinder</w:t>
      </w:r>
      <w:r>
        <w:rPr>
          <w:rFonts w:ascii="Aptos" w:hAnsi="Aptos"/>
          <w:sz w:val="24"/>
          <w:szCs w:val="24"/>
          <w:lang w:val="de-DE"/>
        </w:rPr>
        <w:t xml:space="preserve"> (SimonsVoss) mit Transponder-Schlüssel</w:t>
      </w:r>
    </w:p>
    <w:p w14:paraId="2AB493BD" w14:textId="77777777" w:rsidR="006A2BBD" w:rsidRDefault="006A2BBD" w:rsidP="000F4C9A">
      <w:pPr>
        <w:pStyle w:val="Aufzhlungszeichen"/>
        <w:numPr>
          <w:ilvl w:val="0"/>
          <w:numId w:val="0"/>
        </w:numPr>
        <w:spacing w:line="360" w:lineRule="auto"/>
        <w:ind w:left="360" w:hanging="360"/>
        <w:rPr>
          <w:rFonts w:ascii="Aptos" w:hAnsi="Aptos"/>
          <w:b/>
          <w:bCs/>
          <w:sz w:val="24"/>
          <w:szCs w:val="24"/>
          <w:lang w:val="de-DE"/>
        </w:rPr>
      </w:pPr>
    </w:p>
    <w:p w14:paraId="211D6D3E" w14:textId="492BA70E" w:rsidR="005376D6" w:rsidRPr="006A2BBD" w:rsidRDefault="00A054A7" w:rsidP="000F4C9A">
      <w:pPr>
        <w:pStyle w:val="Aufzhlungszeichen"/>
        <w:numPr>
          <w:ilvl w:val="0"/>
          <w:numId w:val="0"/>
        </w:numPr>
        <w:spacing w:line="360" w:lineRule="auto"/>
        <w:ind w:left="360" w:hanging="360"/>
        <w:rPr>
          <w:rFonts w:ascii="Aptos" w:hAnsi="Aptos"/>
          <w:b/>
          <w:bCs/>
          <w:sz w:val="24"/>
          <w:szCs w:val="24"/>
          <w:lang w:val="de-DE"/>
        </w:rPr>
      </w:pPr>
      <w:r w:rsidRPr="006A2BBD">
        <w:rPr>
          <w:rFonts w:ascii="Aptos" w:hAnsi="Aptos"/>
          <w:b/>
          <w:bCs/>
          <w:sz w:val="24"/>
          <w:szCs w:val="24"/>
          <w:lang w:val="de-DE"/>
        </w:rPr>
        <w:lastRenderedPageBreak/>
        <w:t>Toilette:</w:t>
      </w:r>
    </w:p>
    <w:p w14:paraId="65AE2496" w14:textId="77777777" w:rsidR="008079C1" w:rsidRDefault="008079C1"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Toilette</w:t>
      </w:r>
    </w:p>
    <w:p w14:paraId="1F1F2781" w14:textId="77777777" w:rsidR="008079C1" w:rsidRDefault="008079C1"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Waschbecken</w:t>
      </w:r>
    </w:p>
    <w:p w14:paraId="6C75ED4C" w14:textId="77777777" w:rsidR="008079C1" w:rsidRDefault="008079C1"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Spiegel</w:t>
      </w:r>
    </w:p>
    <w:p w14:paraId="081B9313" w14:textId="77777777" w:rsidR="008079C1" w:rsidRDefault="008079C1"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Rundleuchte, </w:t>
      </w:r>
    </w:p>
    <w:p w14:paraId="177513B5" w14:textId="25409BB4" w:rsidR="00D66177" w:rsidRDefault="00B06A2B"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Rauchmelder</w:t>
      </w:r>
    </w:p>
    <w:p w14:paraId="15A743D4" w14:textId="77777777" w:rsidR="006A2BBD" w:rsidRDefault="006A2BBD" w:rsidP="000F4C9A">
      <w:pPr>
        <w:pStyle w:val="Aufzhlungszeichen"/>
        <w:numPr>
          <w:ilvl w:val="0"/>
          <w:numId w:val="0"/>
        </w:numPr>
        <w:spacing w:line="360" w:lineRule="auto"/>
        <w:ind w:left="360" w:hanging="360"/>
        <w:rPr>
          <w:rFonts w:ascii="Aptos" w:hAnsi="Aptos"/>
          <w:b/>
          <w:bCs/>
          <w:sz w:val="24"/>
          <w:szCs w:val="24"/>
          <w:lang w:val="de-DE"/>
        </w:rPr>
      </w:pPr>
    </w:p>
    <w:p w14:paraId="7810CE39" w14:textId="6C94705B" w:rsidR="008079C1" w:rsidRPr="006A2BBD" w:rsidRDefault="008079C1" w:rsidP="000F4C9A">
      <w:pPr>
        <w:pStyle w:val="Aufzhlungszeichen"/>
        <w:numPr>
          <w:ilvl w:val="0"/>
          <w:numId w:val="0"/>
        </w:numPr>
        <w:spacing w:line="360" w:lineRule="auto"/>
        <w:ind w:left="360" w:hanging="360"/>
        <w:rPr>
          <w:rFonts w:ascii="Aptos" w:hAnsi="Aptos"/>
          <w:b/>
          <w:bCs/>
          <w:sz w:val="24"/>
          <w:szCs w:val="24"/>
          <w:lang w:val="de-DE"/>
        </w:rPr>
      </w:pPr>
      <w:r w:rsidRPr="006A2BBD">
        <w:rPr>
          <w:rFonts w:ascii="Aptos" w:hAnsi="Aptos"/>
          <w:b/>
          <w:bCs/>
          <w:sz w:val="24"/>
          <w:szCs w:val="24"/>
          <w:lang w:val="de-DE"/>
        </w:rPr>
        <w:t>Flur zwischen den Büroräumen:</w:t>
      </w:r>
    </w:p>
    <w:p w14:paraId="042B8082" w14:textId="22ACC609" w:rsidR="00650980" w:rsidRDefault="00650980"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 xml:space="preserve">Rundleuchte, </w:t>
      </w:r>
    </w:p>
    <w:p w14:paraId="5FED3246" w14:textId="57B98B8D" w:rsidR="00E4754F" w:rsidRDefault="00B06A2B"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Rauchmelder</w:t>
      </w:r>
    </w:p>
    <w:p w14:paraId="09F7BF7F" w14:textId="6DA45311" w:rsidR="00650980" w:rsidRDefault="001937B6" w:rsidP="004E165E">
      <w:pPr>
        <w:pStyle w:val="Aufzhlungszeichen"/>
        <w:numPr>
          <w:ilvl w:val="0"/>
          <w:numId w:val="13"/>
        </w:numPr>
        <w:spacing w:line="360" w:lineRule="auto"/>
        <w:rPr>
          <w:rFonts w:ascii="Aptos" w:hAnsi="Aptos"/>
          <w:sz w:val="24"/>
          <w:szCs w:val="24"/>
          <w:lang w:val="de-DE"/>
        </w:rPr>
      </w:pPr>
      <w:bookmarkStart w:id="0" w:name="_Hlk216096441"/>
      <w:r>
        <w:rPr>
          <w:rFonts w:ascii="Aptos" w:hAnsi="Aptos"/>
          <w:sz w:val="24"/>
          <w:szCs w:val="24"/>
          <w:lang w:val="de-DE"/>
        </w:rPr>
        <w:t>Mechanischer Doppelz</w:t>
      </w:r>
      <w:r w:rsidRPr="001937B6">
        <w:rPr>
          <w:rFonts w:ascii="Aptos" w:hAnsi="Aptos"/>
          <w:sz w:val="24"/>
          <w:szCs w:val="24"/>
          <w:lang w:val="de-DE"/>
        </w:rPr>
        <w:t>ylinder</w:t>
      </w:r>
      <w:r>
        <w:rPr>
          <w:rFonts w:ascii="Aptos" w:hAnsi="Aptos"/>
          <w:sz w:val="24"/>
          <w:szCs w:val="24"/>
          <w:lang w:val="de-DE"/>
        </w:rPr>
        <w:t xml:space="preserve"> (SimonsVoss)</w:t>
      </w:r>
    </w:p>
    <w:bookmarkEnd w:id="0"/>
    <w:p w14:paraId="10040DE0" w14:textId="77777777" w:rsidR="006A2BBD" w:rsidRDefault="006A2BBD" w:rsidP="000F4C9A">
      <w:pPr>
        <w:pStyle w:val="Aufzhlungszeichen"/>
        <w:numPr>
          <w:ilvl w:val="0"/>
          <w:numId w:val="0"/>
        </w:numPr>
        <w:spacing w:line="360" w:lineRule="auto"/>
        <w:ind w:left="360" w:hanging="360"/>
        <w:rPr>
          <w:rFonts w:ascii="Aptos" w:hAnsi="Aptos"/>
          <w:b/>
          <w:bCs/>
          <w:sz w:val="24"/>
          <w:szCs w:val="24"/>
          <w:lang w:val="de-DE"/>
        </w:rPr>
      </w:pPr>
    </w:p>
    <w:p w14:paraId="7C7C25CC" w14:textId="4CE1DDBA" w:rsidR="00650980" w:rsidRPr="006A2BBD" w:rsidRDefault="006A2BBD" w:rsidP="000F4C9A">
      <w:pPr>
        <w:pStyle w:val="Aufzhlungszeichen"/>
        <w:numPr>
          <w:ilvl w:val="0"/>
          <w:numId w:val="0"/>
        </w:numPr>
        <w:spacing w:line="360" w:lineRule="auto"/>
        <w:ind w:left="360" w:hanging="360"/>
        <w:rPr>
          <w:rFonts w:ascii="Aptos" w:hAnsi="Aptos"/>
          <w:b/>
          <w:bCs/>
          <w:sz w:val="24"/>
          <w:szCs w:val="24"/>
          <w:lang w:val="de-DE"/>
        </w:rPr>
      </w:pPr>
      <w:r w:rsidRPr="006A2BBD">
        <w:rPr>
          <w:rFonts w:ascii="Aptos" w:hAnsi="Aptos"/>
          <w:b/>
          <w:bCs/>
          <w:sz w:val="24"/>
          <w:szCs w:val="24"/>
          <w:lang w:val="de-DE"/>
        </w:rPr>
        <w:t>Nutzungsrecht vor Büroeinheit:</w:t>
      </w:r>
    </w:p>
    <w:p w14:paraId="6068FC1C" w14:textId="2AAF50D3" w:rsidR="00777651" w:rsidRDefault="001307C0"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Nutzungsrecht vor Büroeinheit für Wartegelegenheit direkt vor dem Fenster lt. beiliegendem Plan und eingezeichnetem Bereich),</w:t>
      </w:r>
    </w:p>
    <w:p w14:paraId="33335793" w14:textId="77777777" w:rsidR="00981B58" w:rsidRDefault="00981B58" w:rsidP="000F4C9A">
      <w:pPr>
        <w:pStyle w:val="Aufzhlungszeichen"/>
        <w:numPr>
          <w:ilvl w:val="0"/>
          <w:numId w:val="0"/>
        </w:numPr>
        <w:spacing w:line="360" w:lineRule="auto"/>
        <w:ind w:left="360" w:hanging="360"/>
        <w:rPr>
          <w:rFonts w:ascii="Aptos" w:hAnsi="Aptos"/>
          <w:sz w:val="24"/>
          <w:szCs w:val="24"/>
          <w:lang w:val="de-DE"/>
        </w:rPr>
      </w:pPr>
    </w:p>
    <w:p w14:paraId="202E3F97" w14:textId="3B5AE47D" w:rsidR="006A2BBD" w:rsidRPr="00981B58" w:rsidRDefault="006A2BBD" w:rsidP="000F4C9A">
      <w:pPr>
        <w:pStyle w:val="Aufzhlungszeichen"/>
        <w:numPr>
          <w:ilvl w:val="0"/>
          <w:numId w:val="0"/>
        </w:numPr>
        <w:spacing w:line="360" w:lineRule="auto"/>
        <w:ind w:left="360" w:hanging="360"/>
        <w:rPr>
          <w:rFonts w:ascii="Aptos" w:hAnsi="Aptos"/>
          <w:b/>
          <w:bCs/>
          <w:sz w:val="24"/>
          <w:szCs w:val="24"/>
          <w:lang w:val="de-DE"/>
        </w:rPr>
      </w:pPr>
      <w:r w:rsidRPr="00981B58">
        <w:rPr>
          <w:rFonts w:ascii="Aptos" w:hAnsi="Aptos"/>
          <w:b/>
          <w:bCs/>
          <w:sz w:val="24"/>
          <w:szCs w:val="24"/>
          <w:lang w:val="de-DE"/>
        </w:rPr>
        <w:t>weitere Nutzungsrechte:</w:t>
      </w:r>
    </w:p>
    <w:p w14:paraId="635C7282" w14:textId="2BF68CCA" w:rsidR="00206F26" w:rsidRDefault="00206F26"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Briefkasten mit Firmenbeschriftung</w:t>
      </w:r>
    </w:p>
    <w:p w14:paraId="388302C5" w14:textId="6FD6C9EF" w:rsidR="00206F26" w:rsidRDefault="006B1DB9"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Klingel mit Firmenbeschriftung</w:t>
      </w:r>
    </w:p>
    <w:p w14:paraId="75F84DC5" w14:textId="4145B922" w:rsidR="006B1DB9" w:rsidRDefault="006B1DB9" w:rsidP="004E165E">
      <w:pPr>
        <w:pStyle w:val="Aufzhlungszeichen"/>
        <w:numPr>
          <w:ilvl w:val="0"/>
          <w:numId w:val="13"/>
        </w:numPr>
        <w:spacing w:line="360" w:lineRule="auto"/>
        <w:rPr>
          <w:rFonts w:ascii="Aptos" w:hAnsi="Aptos"/>
          <w:sz w:val="24"/>
          <w:szCs w:val="24"/>
          <w:lang w:val="de-DE"/>
        </w:rPr>
      </w:pPr>
      <w:r>
        <w:rPr>
          <w:rFonts w:ascii="Aptos" w:hAnsi="Aptos"/>
          <w:sz w:val="24"/>
          <w:szCs w:val="24"/>
          <w:lang w:val="de-DE"/>
        </w:rPr>
        <w:t>Einheitliches Firmenschild an Briefkastenanlage (für alle Mieter)</w:t>
      </w:r>
    </w:p>
    <w:p w14:paraId="59F82A06" w14:textId="77777777" w:rsidR="00D47C90" w:rsidRDefault="00D47C90" w:rsidP="000F4C9A">
      <w:pPr>
        <w:pStyle w:val="Aufzhlungszeichen"/>
        <w:numPr>
          <w:ilvl w:val="0"/>
          <w:numId w:val="0"/>
        </w:numPr>
        <w:spacing w:line="360" w:lineRule="auto"/>
        <w:ind w:left="360" w:hanging="360"/>
        <w:rPr>
          <w:rFonts w:ascii="Aptos" w:hAnsi="Aptos"/>
          <w:sz w:val="24"/>
          <w:szCs w:val="24"/>
          <w:lang w:val="de-DE"/>
        </w:rPr>
      </w:pPr>
    </w:p>
    <w:p w14:paraId="2B502104" w14:textId="333B7A44" w:rsidR="00D47C90" w:rsidRPr="00D47C90" w:rsidRDefault="00D47C90" w:rsidP="000F4C9A">
      <w:pPr>
        <w:pStyle w:val="Aufzhlungszeichen"/>
        <w:numPr>
          <w:ilvl w:val="0"/>
          <w:numId w:val="0"/>
        </w:numPr>
        <w:spacing w:line="360" w:lineRule="auto"/>
        <w:ind w:left="360" w:hanging="360"/>
        <w:rPr>
          <w:rFonts w:ascii="Aptos" w:hAnsi="Aptos"/>
          <w:b/>
          <w:bCs/>
          <w:sz w:val="24"/>
          <w:szCs w:val="24"/>
          <w:lang w:val="de-DE"/>
        </w:rPr>
      </w:pPr>
      <w:r w:rsidRPr="00D47C90">
        <w:rPr>
          <w:rFonts w:ascii="Aptos" w:hAnsi="Aptos"/>
          <w:b/>
          <w:bCs/>
          <w:sz w:val="24"/>
          <w:szCs w:val="24"/>
          <w:lang w:val="de-DE"/>
        </w:rPr>
        <w:t>PKW-Stellplätze</w:t>
      </w:r>
      <w:r>
        <w:rPr>
          <w:rFonts w:ascii="Aptos" w:hAnsi="Aptos"/>
          <w:b/>
          <w:bCs/>
          <w:sz w:val="24"/>
          <w:szCs w:val="24"/>
          <w:lang w:val="de-DE"/>
        </w:rPr>
        <w:t>:</w:t>
      </w:r>
    </w:p>
    <w:p w14:paraId="08332071" w14:textId="5B40E34A" w:rsidR="001A3229" w:rsidRDefault="00F81698" w:rsidP="004E165E">
      <w:pPr>
        <w:pStyle w:val="Aufzhlungszeichen"/>
        <w:numPr>
          <w:ilvl w:val="0"/>
          <w:numId w:val="13"/>
        </w:numPr>
        <w:spacing w:line="360" w:lineRule="auto"/>
        <w:rPr>
          <w:rFonts w:ascii="Aptos" w:hAnsi="Aptos"/>
          <w:sz w:val="24"/>
          <w:szCs w:val="24"/>
          <w:lang w:val="de-DE"/>
        </w:rPr>
      </w:pPr>
      <w:r w:rsidRPr="002B0DEE">
        <w:rPr>
          <w:rFonts w:ascii="Aptos" w:hAnsi="Aptos"/>
          <w:sz w:val="24"/>
          <w:szCs w:val="24"/>
          <w:lang w:val="de-DE"/>
        </w:rPr>
        <w:t>zwei zugewiesene PKW-Stellplätze vor dem Haus</w:t>
      </w:r>
      <w:r w:rsidR="00E4754F">
        <w:rPr>
          <w:rFonts w:ascii="Aptos" w:hAnsi="Aptos"/>
          <w:sz w:val="24"/>
          <w:szCs w:val="24"/>
          <w:lang w:val="de-DE"/>
        </w:rPr>
        <w:t>.</w:t>
      </w:r>
    </w:p>
    <w:p w14:paraId="3BCB6592" w14:textId="77777777" w:rsidR="002B0DEE" w:rsidRPr="002B0DEE" w:rsidRDefault="002B0DEE" w:rsidP="000F4C9A">
      <w:pPr>
        <w:pStyle w:val="Aufzhlungszeichen"/>
        <w:numPr>
          <w:ilvl w:val="0"/>
          <w:numId w:val="0"/>
        </w:numPr>
        <w:spacing w:line="360" w:lineRule="auto"/>
        <w:ind w:left="360" w:hanging="360"/>
        <w:rPr>
          <w:rFonts w:ascii="Aptos" w:hAnsi="Aptos"/>
          <w:sz w:val="24"/>
          <w:szCs w:val="24"/>
          <w:lang w:val="de-DE"/>
        </w:rPr>
      </w:pPr>
    </w:p>
    <w:p w14:paraId="43313174" w14:textId="64509AE4" w:rsidR="00777651" w:rsidRPr="008D15A0" w:rsidRDefault="00A054A7" w:rsidP="000F4C9A">
      <w:pPr>
        <w:pStyle w:val="berschrift2"/>
        <w:spacing w:line="360" w:lineRule="auto"/>
        <w:rPr>
          <w:rFonts w:ascii="Aptos" w:hAnsi="Aptos"/>
          <w:color w:val="auto"/>
          <w:sz w:val="28"/>
          <w:szCs w:val="28"/>
          <w:lang w:val="de-DE"/>
        </w:rPr>
      </w:pPr>
      <w:r w:rsidRPr="008D15A0">
        <w:rPr>
          <w:rFonts w:ascii="Aptos" w:hAnsi="Aptos"/>
          <w:color w:val="auto"/>
          <w:sz w:val="28"/>
          <w:szCs w:val="28"/>
          <w:lang w:val="de-DE"/>
        </w:rPr>
        <w:t>§ 2 Vertragszweck</w:t>
      </w:r>
    </w:p>
    <w:p w14:paraId="51431A5D" w14:textId="0D00D988" w:rsidR="00777651" w:rsidRPr="001307C0" w:rsidRDefault="00A054A7" w:rsidP="000F4C9A">
      <w:pPr>
        <w:spacing w:line="360" w:lineRule="auto"/>
        <w:rPr>
          <w:rFonts w:ascii="Aptos" w:hAnsi="Aptos"/>
          <w:sz w:val="24"/>
          <w:szCs w:val="24"/>
          <w:lang w:val="de-DE"/>
        </w:rPr>
      </w:pPr>
      <w:r w:rsidRPr="001307C0">
        <w:rPr>
          <w:rFonts w:ascii="Aptos" w:hAnsi="Aptos"/>
          <w:sz w:val="24"/>
          <w:szCs w:val="24"/>
          <w:lang w:val="de-DE"/>
        </w:rPr>
        <w:t>Die Räume werden vom Mieter zur Ausübung seines Geschäftsbetriebes als Finanzberatung genutzt.</w:t>
      </w:r>
      <w:r w:rsidRPr="001307C0">
        <w:rPr>
          <w:rFonts w:ascii="Aptos" w:hAnsi="Aptos"/>
          <w:sz w:val="24"/>
          <w:szCs w:val="24"/>
          <w:lang w:val="de-DE"/>
        </w:rPr>
        <w:br/>
        <w:t xml:space="preserve">Der Mieter ist verpflichtet, alle für den Geschäftsbetrieb einschlägigen gesetzlichen Bestimmungen einzuhalten. Die Geschäftsräume werden ausschließlich für die nach </w:t>
      </w:r>
      <w:r w:rsidRPr="001307C0">
        <w:rPr>
          <w:rFonts w:ascii="Aptos" w:hAnsi="Aptos"/>
          <w:sz w:val="24"/>
          <w:szCs w:val="24"/>
          <w:lang w:val="de-DE"/>
        </w:rPr>
        <w:lastRenderedPageBreak/>
        <w:t>den jeweiligen behördlichen Bestimmungen zulässigen Zwecke genutzt. Eine Änderung des Nutzungszweckes ist nur mit vorheriger schriftlicher Zustimmung des Vermieters zulässig. Ein Anspruch auf die Erteilung der Zustimmung besteht nicht.</w:t>
      </w:r>
    </w:p>
    <w:p w14:paraId="3E662121" w14:textId="4AC1373F" w:rsidR="001A3229" w:rsidRPr="001307C0" w:rsidRDefault="001A3229" w:rsidP="000F4C9A">
      <w:pPr>
        <w:autoSpaceDE w:val="0"/>
        <w:autoSpaceDN w:val="0"/>
        <w:adjustRightInd w:val="0"/>
        <w:spacing w:after="240" w:line="360" w:lineRule="auto"/>
        <w:rPr>
          <w:rFonts w:ascii="Aptos" w:hAnsi="Aptos"/>
          <w:sz w:val="24"/>
          <w:szCs w:val="24"/>
          <w:lang w:val="de-DE"/>
        </w:rPr>
      </w:pPr>
      <w:r w:rsidRPr="00671BA3">
        <w:rPr>
          <w:rFonts w:ascii="Aptos" w:hAnsi="Aptos"/>
          <w:sz w:val="24"/>
          <w:szCs w:val="24"/>
          <w:lang w:val="de-DE"/>
        </w:rPr>
        <w:t>Eine Untervermietung oder sonstige Überlassung der</w:t>
      </w:r>
      <w:r>
        <w:rPr>
          <w:rFonts w:ascii="Aptos" w:hAnsi="Aptos"/>
          <w:sz w:val="24"/>
          <w:szCs w:val="24"/>
          <w:lang w:val="de-DE"/>
        </w:rPr>
        <w:t xml:space="preserve"> Büroräume und der</w:t>
      </w:r>
      <w:r w:rsidRPr="00671BA3">
        <w:rPr>
          <w:rFonts w:ascii="Aptos" w:hAnsi="Aptos"/>
          <w:sz w:val="24"/>
          <w:szCs w:val="24"/>
          <w:lang w:val="de-DE"/>
        </w:rPr>
        <w:t xml:space="preserve"> Stellplätze an Dritte ist </w:t>
      </w:r>
      <w:r w:rsidR="00AA706A">
        <w:rPr>
          <w:rFonts w:ascii="Aptos" w:hAnsi="Aptos"/>
          <w:sz w:val="24"/>
          <w:szCs w:val="24"/>
          <w:lang w:val="de-DE"/>
        </w:rPr>
        <w:t>nur mit schriftlicher Einwilligung möglich.</w:t>
      </w:r>
    </w:p>
    <w:p w14:paraId="738A2F8B" w14:textId="148AE612" w:rsidR="00777651" w:rsidRPr="00D66177" w:rsidRDefault="00A054A7" w:rsidP="000F4C9A">
      <w:pPr>
        <w:pStyle w:val="berschrift2"/>
        <w:spacing w:line="360" w:lineRule="auto"/>
        <w:rPr>
          <w:rFonts w:ascii="Aptos" w:hAnsi="Aptos"/>
          <w:color w:val="auto"/>
          <w:sz w:val="28"/>
          <w:szCs w:val="28"/>
          <w:lang w:val="de-DE"/>
        </w:rPr>
      </w:pPr>
      <w:r w:rsidRPr="00D66177">
        <w:rPr>
          <w:rFonts w:ascii="Aptos" w:hAnsi="Aptos"/>
          <w:color w:val="auto"/>
          <w:sz w:val="28"/>
          <w:szCs w:val="28"/>
          <w:lang w:val="de-DE"/>
        </w:rPr>
        <w:t xml:space="preserve">§ </w:t>
      </w:r>
      <w:r w:rsidR="00A420C6">
        <w:rPr>
          <w:rFonts w:ascii="Aptos" w:hAnsi="Aptos"/>
          <w:color w:val="auto"/>
          <w:sz w:val="28"/>
          <w:szCs w:val="28"/>
          <w:lang w:val="de-DE"/>
        </w:rPr>
        <w:t>3</w:t>
      </w:r>
      <w:r w:rsidRPr="00D66177">
        <w:rPr>
          <w:rFonts w:ascii="Aptos" w:hAnsi="Aptos"/>
          <w:color w:val="auto"/>
          <w:sz w:val="28"/>
          <w:szCs w:val="28"/>
          <w:lang w:val="de-DE"/>
        </w:rPr>
        <w:t xml:space="preserve"> Mietzins und Betriebskosten</w:t>
      </w:r>
    </w:p>
    <w:p w14:paraId="5051BF47" w14:textId="79C41DF5" w:rsidR="00654C02" w:rsidRDefault="00654C02" w:rsidP="000F4C9A">
      <w:pPr>
        <w:autoSpaceDE w:val="0"/>
        <w:autoSpaceDN w:val="0"/>
        <w:adjustRightInd w:val="0"/>
        <w:spacing w:after="240" w:line="360" w:lineRule="auto"/>
        <w:rPr>
          <w:rFonts w:ascii="Aptos" w:hAnsi="Aptos"/>
          <w:sz w:val="24"/>
          <w:szCs w:val="24"/>
          <w:lang w:val="de-DE"/>
        </w:rPr>
      </w:pPr>
      <w:r w:rsidRPr="001307C0">
        <w:rPr>
          <w:rFonts w:ascii="Aptos" w:hAnsi="Aptos"/>
          <w:sz w:val="24"/>
          <w:szCs w:val="24"/>
          <w:lang w:val="de-DE"/>
        </w:rPr>
        <w:t xml:space="preserve">Die monatliche Miete </w:t>
      </w:r>
      <w:r w:rsidR="00671BA3">
        <w:rPr>
          <w:rFonts w:ascii="Aptos" w:hAnsi="Aptos"/>
          <w:sz w:val="24"/>
          <w:szCs w:val="24"/>
          <w:lang w:val="de-DE"/>
        </w:rPr>
        <w:t xml:space="preserve">der Büroräume </w:t>
      </w:r>
      <w:r w:rsidRPr="001307C0">
        <w:rPr>
          <w:rFonts w:ascii="Aptos" w:hAnsi="Aptos"/>
          <w:sz w:val="24"/>
          <w:szCs w:val="24"/>
          <w:lang w:val="de-DE"/>
        </w:rPr>
        <w:t xml:space="preserve">beträgt 600,00 € brutto (inkl. 19 % Umsatzsteuer). </w:t>
      </w:r>
      <w:r w:rsidRPr="001307C0">
        <w:rPr>
          <w:rFonts w:ascii="Aptos" w:hAnsi="Aptos"/>
          <w:sz w:val="24"/>
          <w:szCs w:val="24"/>
          <w:lang w:val="de-DE"/>
        </w:rPr>
        <w:br/>
        <w:t>Nettobetrag: 504,20 €, Umsatzsteuer: 95,80 €.</w:t>
      </w:r>
    </w:p>
    <w:p w14:paraId="015AB847" w14:textId="224B6DB3" w:rsidR="006B1DB9" w:rsidRPr="001307C0" w:rsidRDefault="000F6E96" w:rsidP="000F4C9A">
      <w:pPr>
        <w:autoSpaceDE w:val="0"/>
        <w:autoSpaceDN w:val="0"/>
        <w:adjustRightInd w:val="0"/>
        <w:spacing w:after="240" w:line="360" w:lineRule="auto"/>
        <w:rPr>
          <w:rFonts w:ascii="Aptos" w:hAnsi="Aptos"/>
          <w:sz w:val="24"/>
          <w:szCs w:val="24"/>
          <w:lang w:val="de-DE"/>
        </w:rPr>
      </w:pPr>
      <w:r>
        <w:rPr>
          <w:rFonts w:ascii="Aptos" w:hAnsi="Aptos"/>
          <w:sz w:val="24"/>
          <w:szCs w:val="24"/>
          <w:lang w:val="de-DE"/>
        </w:rPr>
        <w:t>Alle monatlichen Kosten inkl. Nebenkostenvorauszahlungen sind nachfolgend aufgeführt:</w:t>
      </w:r>
    </w:p>
    <w:p w14:paraId="6B23E6A0" w14:textId="67D76DB1" w:rsidR="00654C02" w:rsidRDefault="00B16829" w:rsidP="000F4C9A">
      <w:pPr>
        <w:autoSpaceDE w:val="0"/>
        <w:autoSpaceDN w:val="0"/>
        <w:adjustRightInd w:val="0"/>
        <w:spacing w:after="240" w:line="360" w:lineRule="auto"/>
        <w:rPr>
          <w:rFonts w:ascii="Aptos" w:hAnsi="Aptos"/>
          <w:sz w:val="24"/>
          <w:szCs w:val="24"/>
          <w:lang w:val="de-DE"/>
        </w:rPr>
      </w:pPr>
      <w:r w:rsidRPr="00B16829">
        <w:rPr>
          <w:noProof/>
        </w:rPr>
        <w:drawing>
          <wp:inline distT="0" distB="0" distL="0" distR="0" wp14:anchorId="5F269586" wp14:editId="1BAD7112">
            <wp:extent cx="3800475" cy="1343025"/>
            <wp:effectExtent l="0" t="0" r="9525" b="9525"/>
            <wp:docPr id="4307278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1343025"/>
                    </a:xfrm>
                    <a:prstGeom prst="rect">
                      <a:avLst/>
                    </a:prstGeom>
                    <a:noFill/>
                    <a:ln>
                      <a:noFill/>
                    </a:ln>
                  </pic:spPr>
                </pic:pic>
              </a:graphicData>
            </a:graphic>
          </wp:inline>
        </w:drawing>
      </w:r>
    </w:p>
    <w:p w14:paraId="17D0C464" w14:textId="7936A923" w:rsidR="00E32E05" w:rsidRDefault="006E1B54" w:rsidP="000F4C9A">
      <w:pPr>
        <w:autoSpaceDE w:val="0"/>
        <w:autoSpaceDN w:val="0"/>
        <w:adjustRightInd w:val="0"/>
        <w:spacing w:after="240" w:line="360" w:lineRule="auto"/>
        <w:rPr>
          <w:rFonts w:ascii="Aptos" w:hAnsi="Aptos"/>
          <w:sz w:val="24"/>
          <w:szCs w:val="24"/>
          <w:lang w:val="de-DE"/>
        </w:rPr>
      </w:pPr>
      <w:r w:rsidRPr="009848E8">
        <w:rPr>
          <w:rFonts w:ascii="Aptos" w:hAnsi="Aptos"/>
          <w:sz w:val="24"/>
          <w:szCs w:val="24"/>
          <w:lang w:val="de-DE"/>
        </w:rPr>
        <w:t>Die Telefon- und Internetkosten beinhalten alle Festnetz-Gespräche in Deutschland, außer Sonderruf- und Mobilrufnummern und Auslandsgespräche</w:t>
      </w:r>
      <w:r w:rsidR="00CA1B15">
        <w:rPr>
          <w:rFonts w:ascii="Aptos" w:hAnsi="Aptos"/>
          <w:sz w:val="24"/>
          <w:szCs w:val="24"/>
          <w:lang w:val="de-DE"/>
        </w:rPr>
        <w:t>. Nicht von der Flatrate abgedeckte Telefonkosten werden monatlich mittels Gesprächsnachweis nachberechnet.</w:t>
      </w:r>
    </w:p>
    <w:p w14:paraId="2AB69D53" w14:textId="0147A166" w:rsidR="00654C02" w:rsidRPr="00420EF5" w:rsidRDefault="00654C02" w:rsidP="000F4C9A">
      <w:pPr>
        <w:autoSpaceDE w:val="0"/>
        <w:autoSpaceDN w:val="0"/>
        <w:adjustRightInd w:val="0"/>
        <w:spacing w:after="240" w:line="360" w:lineRule="auto"/>
        <w:rPr>
          <w:rFonts w:ascii="Aptos" w:hAnsi="Aptos"/>
          <w:sz w:val="24"/>
          <w:szCs w:val="24"/>
          <w:lang w:val="de-DE"/>
        </w:rPr>
      </w:pPr>
      <w:r w:rsidRPr="001307C0">
        <w:rPr>
          <w:rFonts w:ascii="Aptos" w:hAnsi="Aptos"/>
          <w:sz w:val="24"/>
          <w:szCs w:val="24"/>
          <w:lang w:val="de-DE"/>
        </w:rPr>
        <w:t>Die gemäß Betriebskostenverordnung (BetrKV</w:t>
      </w:r>
      <w:r w:rsidR="000F6E96">
        <w:rPr>
          <w:rFonts w:ascii="Aptos" w:hAnsi="Aptos"/>
          <w:sz w:val="24"/>
          <w:szCs w:val="24"/>
          <w:lang w:val="de-DE"/>
        </w:rPr>
        <w:t>)</w:t>
      </w:r>
      <w:r w:rsidR="000F6E96" w:rsidRPr="000F6E96">
        <w:rPr>
          <w:rFonts w:ascii="Aptos" w:hAnsi="Aptos"/>
          <w:sz w:val="24"/>
          <w:szCs w:val="24"/>
          <w:lang w:val="de-DE"/>
        </w:rPr>
        <w:t xml:space="preserve"> </w:t>
      </w:r>
      <w:r w:rsidR="000F6E96" w:rsidRPr="001307C0">
        <w:rPr>
          <w:rFonts w:ascii="Aptos" w:hAnsi="Aptos"/>
          <w:sz w:val="24"/>
          <w:szCs w:val="24"/>
          <w:lang w:val="de-DE"/>
        </w:rPr>
        <w:t>umlagefähigen Betriebskoste</w:t>
      </w:r>
      <w:r w:rsidR="000F6E96">
        <w:rPr>
          <w:rFonts w:ascii="Aptos" w:hAnsi="Aptos"/>
          <w:sz w:val="24"/>
          <w:szCs w:val="24"/>
          <w:lang w:val="de-DE"/>
        </w:rPr>
        <w:t>n</w:t>
      </w:r>
      <w:r w:rsidR="000F6E96" w:rsidRPr="001307C0">
        <w:rPr>
          <w:rFonts w:ascii="Aptos" w:hAnsi="Aptos"/>
          <w:sz w:val="24"/>
          <w:szCs w:val="24"/>
          <w:lang w:val="de-DE"/>
        </w:rPr>
        <w:t>, insbesondere Wasser, Abwasser, Strom, Müllabfuhr, Heizkosten (Öl), Grundsteuer sowie sonstige umlagefähige Kosten</w:t>
      </w:r>
      <w:r w:rsidR="000F6E96">
        <w:rPr>
          <w:rFonts w:ascii="Aptos" w:hAnsi="Aptos"/>
          <w:sz w:val="24"/>
          <w:szCs w:val="24"/>
          <w:lang w:val="de-DE"/>
        </w:rPr>
        <w:t>,</w:t>
      </w:r>
      <w:r w:rsidR="000F6E96" w:rsidRPr="001307C0">
        <w:rPr>
          <w:rFonts w:ascii="Aptos" w:hAnsi="Aptos"/>
          <w:sz w:val="24"/>
          <w:szCs w:val="24"/>
          <w:lang w:val="de-DE"/>
        </w:rPr>
        <w:t xml:space="preserve"> werden jährlich </w:t>
      </w:r>
      <w:r w:rsidR="000F6E96">
        <w:rPr>
          <w:rFonts w:ascii="Aptos" w:hAnsi="Aptos"/>
          <w:sz w:val="24"/>
          <w:szCs w:val="24"/>
          <w:lang w:val="de-DE"/>
        </w:rPr>
        <w:t xml:space="preserve">nach Erhalt aller Versorgerrechnungen ermittelt und </w:t>
      </w:r>
      <w:r w:rsidR="006A4935" w:rsidRPr="00420EF5">
        <w:rPr>
          <w:rFonts w:ascii="Aptos" w:hAnsi="Aptos"/>
          <w:sz w:val="24"/>
          <w:szCs w:val="24"/>
          <w:lang w:val="de-DE"/>
        </w:rPr>
        <w:t xml:space="preserve">gemäß </w:t>
      </w:r>
      <w:r w:rsidR="006A4935">
        <w:rPr>
          <w:rFonts w:ascii="Aptos" w:hAnsi="Aptos"/>
          <w:sz w:val="24"/>
          <w:szCs w:val="24"/>
          <w:lang w:val="de-DE"/>
        </w:rPr>
        <w:t xml:space="preserve">BetrKV </w:t>
      </w:r>
      <w:r w:rsidR="00420EF5" w:rsidRPr="00420EF5">
        <w:rPr>
          <w:rFonts w:ascii="Aptos" w:hAnsi="Aptos"/>
          <w:sz w:val="24"/>
          <w:szCs w:val="24"/>
          <w:lang w:val="de-DE"/>
        </w:rPr>
        <w:t>nach dem Verhältnis der angemieteten Fläche (m²) zur Gesamtfläche umgelegt.</w:t>
      </w:r>
      <w:r w:rsidR="00420EF5">
        <w:rPr>
          <w:rFonts w:ascii="Aptos" w:hAnsi="Aptos"/>
          <w:sz w:val="24"/>
          <w:szCs w:val="24"/>
          <w:lang w:val="de-DE"/>
        </w:rPr>
        <w:t xml:space="preserve"> </w:t>
      </w:r>
      <w:r w:rsidRPr="001307C0">
        <w:rPr>
          <w:rFonts w:ascii="Aptos" w:hAnsi="Aptos"/>
          <w:sz w:val="24"/>
          <w:szCs w:val="24"/>
          <w:lang w:val="de-DE"/>
        </w:rPr>
        <w:t xml:space="preserve">Die Nebenkosten unterliegen dem gleichen Umsatzsteuersatz wie die Miete. </w:t>
      </w:r>
      <w:r w:rsidR="00420EF5" w:rsidRPr="00420EF5">
        <w:rPr>
          <w:rFonts w:ascii="Aptos" w:hAnsi="Aptos"/>
          <w:sz w:val="24"/>
          <w:szCs w:val="24"/>
          <w:lang w:val="de-DE"/>
        </w:rPr>
        <w:t xml:space="preserve">Soweit für die Miete Umsatzsteuer geschuldet wird, unterliegen auch die </w:t>
      </w:r>
      <w:r w:rsidR="00420EF5" w:rsidRPr="00420EF5">
        <w:rPr>
          <w:rFonts w:ascii="Aptos" w:hAnsi="Aptos"/>
          <w:sz w:val="24"/>
          <w:szCs w:val="24"/>
          <w:lang w:val="de-DE"/>
        </w:rPr>
        <w:lastRenderedPageBreak/>
        <w:t>Nebenkosten – einschließlich etwaiger Nachforderungen oder Erstattungen aus der Jahresabrechnung – dem gleichen Umsatzsteuersatz</w:t>
      </w:r>
      <w:r w:rsidR="00067635">
        <w:rPr>
          <w:rFonts w:ascii="Aptos" w:hAnsi="Aptos"/>
          <w:sz w:val="24"/>
          <w:szCs w:val="24"/>
          <w:lang w:val="de-DE"/>
        </w:rPr>
        <w:t xml:space="preserve">. </w:t>
      </w:r>
    </w:p>
    <w:p w14:paraId="67D9543E" w14:textId="7B5A4AE7" w:rsidR="008365CB" w:rsidRPr="001307C0" w:rsidRDefault="00A054A7" w:rsidP="000F4C9A">
      <w:pPr>
        <w:spacing w:line="360" w:lineRule="auto"/>
        <w:rPr>
          <w:rFonts w:ascii="Aptos" w:hAnsi="Aptos"/>
          <w:sz w:val="24"/>
          <w:szCs w:val="24"/>
          <w:lang w:val="de-DE"/>
        </w:rPr>
      </w:pPr>
      <w:r w:rsidRPr="001307C0">
        <w:rPr>
          <w:rFonts w:ascii="Aptos" w:hAnsi="Aptos"/>
          <w:sz w:val="24"/>
          <w:szCs w:val="24"/>
          <w:lang w:val="de-DE"/>
        </w:rPr>
        <w:t>Die monatliche Bruttogesamtmiete ist im Voraus jeweils zum dritten Werktag eines jeden Monats an den Vermieter auf das folgende Konto zu überweisen:</w:t>
      </w:r>
    </w:p>
    <w:p w14:paraId="6EE362CC" w14:textId="77777777" w:rsidR="00551650" w:rsidRDefault="00551650" w:rsidP="000F4C9A">
      <w:pPr>
        <w:spacing w:line="360" w:lineRule="auto"/>
        <w:rPr>
          <w:rFonts w:ascii="Aptos" w:hAnsi="Aptos"/>
          <w:sz w:val="24"/>
          <w:szCs w:val="24"/>
          <w:lang w:val="de-DE"/>
        </w:rPr>
      </w:pPr>
    </w:p>
    <w:p w14:paraId="613B09E2" w14:textId="65EDCD21" w:rsidR="008365CB" w:rsidRPr="00551650" w:rsidRDefault="008365CB" w:rsidP="000F4C9A">
      <w:pPr>
        <w:spacing w:line="360" w:lineRule="auto"/>
        <w:rPr>
          <w:rFonts w:ascii="Aptos" w:hAnsi="Aptos"/>
          <w:b/>
          <w:bCs/>
          <w:sz w:val="24"/>
          <w:szCs w:val="24"/>
          <w:lang w:val="de-DE"/>
        </w:rPr>
      </w:pPr>
      <w:r w:rsidRPr="006A4935">
        <w:rPr>
          <w:rFonts w:ascii="Aptos" w:hAnsi="Aptos"/>
          <w:sz w:val="24"/>
          <w:szCs w:val="24"/>
          <w:lang w:val="de-DE"/>
        </w:rPr>
        <w:t>Kontoinhaber:</w:t>
      </w:r>
      <w:r w:rsidR="00980ED5" w:rsidRPr="00C979A3">
        <w:rPr>
          <w:rFonts w:ascii="Aptos" w:hAnsi="Aptos"/>
          <w:b/>
          <w:bCs/>
          <w:sz w:val="24"/>
          <w:szCs w:val="24"/>
          <w:lang w:val="de-DE"/>
        </w:rPr>
        <w:t xml:space="preserve"> C-Immo UG (haftungsbeschränkt)</w:t>
      </w:r>
      <w:r w:rsidR="00980ED5" w:rsidRPr="00C979A3">
        <w:rPr>
          <w:rFonts w:ascii="Aptos" w:hAnsi="Aptos"/>
          <w:b/>
          <w:bCs/>
          <w:sz w:val="24"/>
          <w:szCs w:val="24"/>
          <w:lang w:val="de-DE"/>
        </w:rPr>
        <w:br/>
      </w:r>
      <w:r w:rsidR="00980ED5" w:rsidRPr="006A4935">
        <w:rPr>
          <w:rFonts w:ascii="Aptos" w:hAnsi="Aptos"/>
          <w:sz w:val="24"/>
          <w:szCs w:val="24"/>
          <w:lang w:val="de-DE"/>
        </w:rPr>
        <w:t>Bank:</w:t>
      </w:r>
      <w:r w:rsidR="00980ED5" w:rsidRPr="006A4935">
        <w:rPr>
          <w:rFonts w:ascii="Aptos" w:hAnsi="Aptos"/>
          <w:sz w:val="24"/>
          <w:szCs w:val="24"/>
          <w:lang w:val="de-DE"/>
        </w:rPr>
        <w:tab/>
      </w:r>
      <w:r w:rsidR="00980ED5" w:rsidRPr="00C979A3">
        <w:rPr>
          <w:rFonts w:ascii="Aptos" w:hAnsi="Aptos"/>
          <w:b/>
          <w:bCs/>
          <w:sz w:val="24"/>
          <w:szCs w:val="24"/>
          <w:lang w:val="de-DE"/>
        </w:rPr>
        <w:t>Grenke Bank Baden-Baden</w:t>
      </w:r>
      <w:r w:rsidR="00980ED5" w:rsidRPr="00C979A3">
        <w:rPr>
          <w:rFonts w:ascii="Aptos" w:hAnsi="Aptos"/>
          <w:b/>
          <w:bCs/>
          <w:sz w:val="24"/>
          <w:szCs w:val="24"/>
          <w:lang w:val="de-DE"/>
        </w:rPr>
        <w:br/>
      </w:r>
      <w:r w:rsidR="00980ED5" w:rsidRPr="006A4935">
        <w:rPr>
          <w:rFonts w:ascii="Aptos" w:hAnsi="Aptos"/>
          <w:sz w:val="24"/>
          <w:szCs w:val="24"/>
          <w:lang w:val="de-DE"/>
        </w:rPr>
        <w:t>IBAN:</w:t>
      </w:r>
      <w:r w:rsidR="00980ED5" w:rsidRPr="00551650">
        <w:rPr>
          <w:rFonts w:ascii="Aptos" w:hAnsi="Aptos"/>
          <w:b/>
          <w:bCs/>
          <w:sz w:val="24"/>
          <w:szCs w:val="24"/>
          <w:lang w:val="de-DE"/>
        </w:rPr>
        <w:t xml:space="preserve"> DE10 2013 0400 0060 0300 87</w:t>
      </w:r>
      <w:r w:rsidR="00980ED5" w:rsidRPr="00551650">
        <w:rPr>
          <w:rFonts w:ascii="Aptos" w:hAnsi="Aptos"/>
          <w:b/>
          <w:bCs/>
          <w:sz w:val="24"/>
          <w:szCs w:val="24"/>
          <w:lang w:val="de-DE"/>
        </w:rPr>
        <w:br/>
      </w:r>
      <w:r w:rsidR="00980ED5" w:rsidRPr="007A70EA">
        <w:rPr>
          <w:rFonts w:ascii="Aptos" w:hAnsi="Aptos"/>
          <w:sz w:val="24"/>
          <w:szCs w:val="24"/>
          <w:lang w:val="de-DE"/>
        </w:rPr>
        <w:t>BIC</w:t>
      </w:r>
      <w:r w:rsidR="00980ED5" w:rsidRPr="00551650">
        <w:rPr>
          <w:rFonts w:ascii="Aptos" w:hAnsi="Aptos"/>
          <w:b/>
          <w:bCs/>
          <w:sz w:val="24"/>
          <w:szCs w:val="24"/>
          <w:lang w:val="de-DE"/>
        </w:rPr>
        <w:t>: GREBDEH1XXX</w:t>
      </w:r>
    </w:p>
    <w:p w14:paraId="339324DE" w14:textId="1676A355" w:rsidR="00D47C90" w:rsidRPr="002D150F" w:rsidRDefault="00D47C90" w:rsidP="000F4C9A">
      <w:pPr>
        <w:spacing w:before="100" w:beforeAutospacing="1" w:after="100" w:afterAutospacing="1" w:line="360" w:lineRule="auto"/>
        <w:outlineLvl w:val="1"/>
        <w:rPr>
          <w:rFonts w:ascii="Aptos" w:eastAsia="Times New Roman" w:hAnsi="Aptos" w:cs="Times New Roman"/>
          <w:b/>
          <w:bCs/>
          <w:sz w:val="28"/>
          <w:szCs w:val="28"/>
          <w:lang w:val="de-DE" w:eastAsia="de-DE"/>
        </w:rPr>
      </w:pPr>
      <w:r w:rsidRPr="002D150F">
        <w:rPr>
          <w:rFonts w:ascii="Aptos" w:eastAsia="Times New Roman" w:hAnsi="Aptos" w:cs="Times New Roman"/>
          <w:b/>
          <w:bCs/>
          <w:sz w:val="28"/>
          <w:szCs w:val="28"/>
          <w:lang w:val="de-DE" w:eastAsia="de-DE"/>
        </w:rPr>
        <w:t xml:space="preserve">§ </w:t>
      </w:r>
      <w:r>
        <w:rPr>
          <w:rFonts w:ascii="Aptos" w:eastAsia="Times New Roman" w:hAnsi="Aptos" w:cs="Times New Roman"/>
          <w:b/>
          <w:bCs/>
          <w:sz w:val="28"/>
          <w:szCs w:val="28"/>
          <w:lang w:val="de-DE" w:eastAsia="de-DE"/>
        </w:rPr>
        <w:t>4</w:t>
      </w:r>
      <w:r w:rsidRPr="002D150F">
        <w:rPr>
          <w:rFonts w:ascii="Aptos" w:eastAsia="Times New Roman" w:hAnsi="Aptos" w:cs="Times New Roman"/>
          <w:b/>
          <w:bCs/>
          <w:sz w:val="28"/>
          <w:szCs w:val="28"/>
          <w:lang w:val="de-DE" w:eastAsia="de-DE"/>
        </w:rPr>
        <w:t xml:space="preserve"> Mietkaution</w:t>
      </w:r>
    </w:p>
    <w:p w14:paraId="2EFA1579" w14:textId="5DD121A0" w:rsidR="00D47C90" w:rsidRPr="002D150F" w:rsidRDefault="00D47C90" w:rsidP="000F4C9A">
      <w:p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sz w:val="24"/>
          <w:szCs w:val="24"/>
          <w:lang w:val="de-DE" w:eastAsia="de-DE"/>
        </w:rPr>
        <w:t xml:space="preserve">(1) </w:t>
      </w:r>
      <w:r w:rsidRPr="002D150F">
        <w:rPr>
          <w:rFonts w:ascii="Aptos" w:eastAsia="Times New Roman" w:hAnsi="Aptos" w:cs="Times New Roman"/>
          <w:b/>
          <w:bCs/>
          <w:sz w:val="24"/>
          <w:szCs w:val="24"/>
          <w:lang w:val="de-DE" w:eastAsia="de-DE"/>
        </w:rPr>
        <w:t>Höhe der Kaution</w:t>
      </w:r>
      <w:r w:rsidRPr="002D150F">
        <w:rPr>
          <w:rFonts w:ascii="Aptos" w:eastAsia="Times New Roman" w:hAnsi="Aptos" w:cs="Times New Roman"/>
          <w:sz w:val="24"/>
          <w:szCs w:val="24"/>
          <w:lang w:val="de-DE" w:eastAsia="de-DE"/>
        </w:rPr>
        <w:br/>
        <w:t xml:space="preserve">Der Mieter leistet zur Sicherung sämtlicher Ansprüche des Vermieters aus diesem Mietverhältnis eine Kaution in Höhe von </w:t>
      </w:r>
      <w:r w:rsidRPr="002D150F">
        <w:rPr>
          <w:rFonts w:ascii="Aptos" w:eastAsia="Times New Roman" w:hAnsi="Aptos" w:cs="Times New Roman"/>
          <w:b/>
          <w:bCs/>
          <w:sz w:val="24"/>
          <w:szCs w:val="24"/>
          <w:lang w:val="de-DE" w:eastAsia="de-DE"/>
        </w:rPr>
        <w:t>1.</w:t>
      </w:r>
      <w:r w:rsidR="00AA706A">
        <w:rPr>
          <w:rFonts w:ascii="Aptos" w:eastAsia="Times New Roman" w:hAnsi="Aptos" w:cs="Times New Roman"/>
          <w:b/>
          <w:bCs/>
          <w:sz w:val="24"/>
          <w:szCs w:val="24"/>
          <w:lang w:val="de-DE" w:eastAsia="de-DE"/>
        </w:rPr>
        <w:t>2</w:t>
      </w:r>
      <w:r w:rsidRPr="002D150F">
        <w:rPr>
          <w:rFonts w:ascii="Aptos" w:eastAsia="Times New Roman" w:hAnsi="Aptos" w:cs="Times New Roman"/>
          <w:b/>
          <w:bCs/>
          <w:sz w:val="24"/>
          <w:szCs w:val="24"/>
          <w:lang w:val="de-DE" w:eastAsia="de-DE"/>
        </w:rPr>
        <w:t>00,00 EUR (</w:t>
      </w:r>
      <w:r w:rsidR="00AA706A">
        <w:rPr>
          <w:rFonts w:ascii="Aptos" w:eastAsia="Times New Roman" w:hAnsi="Aptos" w:cs="Times New Roman"/>
          <w:b/>
          <w:bCs/>
          <w:sz w:val="24"/>
          <w:szCs w:val="24"/>
          <w:lang w:val="de-DE" w:eastAsia="de-DE"/>
        </w:rPr>
        <w:t>zwei</w:t>
      </w:r>
      <w:r w:rsidRPr="002D150F">
        <w:rPr>
          <w:rFonts w:ascii="Aptos" w:eastAsia="Times New Roman" w:hAnsi="Aptos" w:cs="Times New Roman"/>
          <w:b/>
          <w:bCs/>
          <w:sz w:val="24"/>
          <w:szCs w:val="24"/>
          <w:lang w:val="de-DE" w:eastAsia="de-DE"/>
        </w:rPr>
        <w:t xml:space="preserve"> Bruttomonatsmieten der Büroräume)</w:t>
      </w:r>
      <w:r w:rsidRPr="002D150F">
        <w:rPr>
          <w:rFonts w:ascii="Aptos" w:eastAsia="Times New Roman" w:hAnsi="Aptos" w:cs="Times New Roman"/>
          <w:sz w:val="24"/>
          <w:szCs w:val="24"/>
          <w:lang w:val="de-DE" w:eastAsia="de-DE"/>
        </w:rPr>
        <w:t>.</w:t>
      </w:r>
    </w:p>
    <w:p w14:paraId="4B16912F" w14:textId="77777777" w:rsidR="00D47C90" w:rsidRPr="002D150F" w:rsidRDefault="00D47C90" w:rsidP="000F4C9A">
      <w:p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sz w:val="24"/>
          <w:szCs w:val="24"/>
          <w:lang w:val="de-DE" w:eastAsia="de-DE"/>
        </w:rPr>
        <w:t xml:space="preserve">(2) </w:t>
      </w:r>
      <w:r w:rsidRPr="002D150F">
        <w:rPr>
          <w:rFonts w:ascii="Aptos" w:eastAsia="Times New Roman" w:hAnsi="Aptos" w:cs="Times New Roman"/>
          <w:b/>
          <w:bCs/>
          <w:sz w:val="24"/>
          <w:szCs w:val="24"/>
          <w:lang w:val="de-DE" w:eastAsia="de-DE"/>
        </w:rPr>
        <w:t>Fälligkeit der Kaution und Bedingung für die Schlüsselübergabe</w:t>
      </w:r>
      <w:r w:rsidRPr="002D150F">
        <w:rPr>
          <w:rFonts w:ascii="Aptos" w:eastAsia="Times New Roman" w:hAnsi="Aptos" w:cs="Times New Roman"/>
          <w:sz w:val="24"/>
          <w:szCs w:val="24"/>
          <w:lang w:val="de-DE" w:eastAsia="de-DE"/>
        </w:rPr>
        <w:br/>
        <w:t>Die Kaution ist vor Übergabe der Schlüssel und Zugangsmittel vollständig zu leisten.</w:t>
      </w:r>
      <w:r w:rsidRPr="002D150F">
        <w:rPr>
          <w:rFonts w:ascii="Aptos" w:eastAsia="Times New Roman" w:hAnsi="Aptos" w:cs="Times New Roman"/>
          <w:sz w:val="24"/>
          <w:szCs w:val="24"/>
          <w:lang w:val="de-DE" w:eastAsia="de-DE"/>
        </w:rPr>
        <w:br/>
        <w:t>Ohne vorherigen vollständigen Zahlungseingang bzw. Vorlage einer zulässigen Bürgschaft erfolgt keine Schlüsselübergabe.</w:t>
      </w:r>
    </w:p>
    <w:p w14:paraId="3BCC83D4" w14:textId="77777777" w:rsidR="00D47C90" w:rsidRPr="002D150F" w:rsidRDefault="00D47C90" w:rsidP="000F4C9A">
      <w:p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sz w:val="24"/>
          <w:szCs w:val="24"/>
          <w:lang w:val="de-DE" w:eastAsia="de-DE"/>
        </w:rPr>
        <w:t xml:space="preserve">(3) </w:t>
      </w:r>
      <w:r w:rsidRPr="002D150F">
        <w:rPr>
          <w:rFonts w:ascii="Aptos" w:eastAsia="Times New Roman" w:hAnsi="Aptos" w:cs="Times New Roman"/>
          <w:b/>
          <w:bCs/>
          <w:sz w:val="24"/>
          <w:szCs w:val="24"/>
          <w:lang w:val="de-DE" w:eastAsia="de-DE"/>
        </w:rPr>
        <w:t>Zulässige Formen der Sicherheitsleistung</w:t>
      </w:r>
      <w:r w:rsidRPr="002D150F">
        <w:rPr>
          <w:rFonts w:ascii="Aptos" w:eastAsia="Times New Roman" w:hAnsi="Aptos" w:cs="Times New Roman"/>
          <w:sz w:val="24"/>
          <w:szCs w:val="24"/>
          <w:lang w:val="de-DE" w:eastAsia="de-DE"/>
        </w:rPr>
        <w:br/>
        <w:t>Die Sicherheitsleistung kann in einer der folgenden Formen erbracht werden:</w:t>
      </w:r>
    </w:p>
    <w:p w14:paraId="2FEA27FF" w14:textId="77777777" w:rsidR="00D47C90" w:rsidRPr="002D150F" w:rsidRDefault="00D47C90" w:rsidP="004E165E">
      <w:pPr>
        <w:numPr>
          <w:ilvl w:val="0"/>
          <w:numId w:val="14"/>
        </w:num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b/>
          <w:bCs/>
          <w:sz w:val="24"/>
          <w:szCs w:val="24"/>
          <w:lang w:val="de-DE" w:eastAsia="de-DE"/>
        </w:rPr>
        <w:t>Geldkaution durch Überweisung</w:t>
      </w:r>
      <w:r w:rsidRPr="002D150F">
        <w:rPr>
          <w:rFonts w:ascii="Aptos" w:eastAsia="Times New Roman" w:hAnsi="Aptos" w:cs="Times New Roman"/>
          <w:sz w:val="24"/>
          <w:szCs w:val="24"/>
          <w:lang w:val="de-DE" w:eastAsia="de-DE"/>
        </w:rPr>
        <w:br/>
        <w:t xml:space="preserve">Die Überweisung muss </w:t>
      </w:r>
      <w:r w:rsidRPr="002D150F">
        <w:rPr>
          <w:rFonts w:ascii="Aptos" w:eastAsia="Times New Roman" w:hAnsi="Aptos" w:cs="Times New Roman"/>
          <w:b/>
          <w:bCs/>
          <w:sz w:val="24"/>
          <w:szCs w:val="24"/>
          <w:lang w:val="de-DE" w:eastAsia="de-DE"/>
        </w:rPr>
        <w:t>vor Schlüsselübergabe</w:t>
      </w:r>
      <w:r w:rsidRPr="002D150F">
        <w:rPr>
          <w:rFonts w:ascii="Aptos" w:eastAsia="Times New Roman" w:hAnsi="Aptos" w:cs="Times New Roman"/>
          <w:sz w:val="24"/>
          <w:szCs w:val="24"/>
          <w:lang w:val="de-DE" w:eastAsia="de-DE"/>
        </w:rPr>
        <w:t xml:space="preserve"> auf dem vom Vermieter benannten Konto eingehen.</w:t>
      </w:r>
      <w:r w:rsidRPr="002D150F">
        <w:rPr>
          <w:rFonts w:ascii="Aptos" w:eastAsia="Times New Roman" w:hAnsi="Aptos" w:cs="Times New Roman"/>
          <w:sz w:val="24"/>
          <w:szCs w:val="24"/>
          <w:lang w:val="de-DE" w:eastAsia="de-DE"/>
        </w:rPr>
        <w:br/>
        <w:t xml:space="preserve">Der Verwendungszweck muss deutlich die Bezeichnung </w:t>
      </w:r>
      <w:r w:rsidRPr="002D150F">
        <w:rPr>
          <w:rFonts w:ascii="Aptos" w:eastAsia="Times New Roman" w:hAnsi="Aptos" w:cs="Times New Roman"/>
          <w:b/>
          <w:bCs/>
          <w:sz w:val="24"/>
          <w:szCs w:val="24"/>
          <w:lang w:val="de-DE" w:eastAsia="de-DE"/>
        </w:rPr>
        <w:t>„Kaution + Mietobjekt“</w:t>
      </w:r>
      <w:r w:rsidRPr="002D150F">
        <w:rPr>
          <w:rFonts w:ascii="Aptos" w:eastAsia="Times New Roman" w:hAnsi="Aptos" w:cs="Times New Roman"/>
          <w:sz w:val="24"/>
          <w:szCs w:val="24"/>
          <w:lang w:val="de-DE" w:eastAsia="de-DE"/>
        </w:rPr>
        <w:t xml:space="preserve"> enthalten.</w:t>
      </w:r>
    </w:p>
    <w:p w14:paraId="450D1C28" w14:textId="77777777" w:rsidR="00D47C90" w:rsidRPr="002D150F" w:rsidRDefault="00D47C90" w:rsidP="004E165E">
      <w:pPr>
        <w:numPr>
          <w:ilvl w:val="0"/>
          <w:numId w:val="14"/>
        </w:num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b/>
          <w:bCs/>
          <w:sz w:val="24"/>
          <w:szCs w:val="24"/>
          <w:lang w:val="de-DE" w:eastAsia="de-DE"/>
        </w:rPr>
        <w:lastRenderedPageBreak/>
        <w:t>Selbstschuldnerische Bankbürgschaft auf erstes Anfordern</w:t>
      </w:r>
      <w:r w:rsidRPr="002D150F">
        <w:rPr>
          <w:rFonts w:ascii="Aptos" w:eastAsia="Times New Roman" w:hAnsi="Aptos" w:cs="Times New Roman"/>
          <w:sz w:val="24"/>
          <w:szCs w:val="24"/>
          <w:lang w:val="de-DE" w:eastAsia="de-DE"/>
        </w:rPr>
        <w:br/>
        <w:t xml:space="preserve">Die Bürgschaft muss von einem in der EU zugelassenen Kreditinstitut stammen und den Vermieter berechtigen, </w:t>
      </w:r>
      <w:r>
        <w:rPr>
          <w:rFonts w:ascii="Aptos" w:eastAsia="Times New Roman" w:hAnsi="Aptos" w:cs="Times New Roman"/>
          <w:sz w:val="24"/>
          <w:szCs w:val="24"/>
          <w:lang w:val="de-DE" w:eastAsia="de-DE"/>
        </w:rPr>
        <w:t>auf erste Anforderung</w:t>
      </w:r>
      <w:r w:rsidRPr="002D150F">
        <w:rPr>
          <w:rFonts w:ascii="Aptos" w:eastAsia="Times New Roman" w:hAnsi="Aptos" w:cs="Times New Roman"/>
          <w:sz w:val="24"/>
          <w:szCs w:val="24"/>
          <w:lang w:val="de-DE" w:eastAsia="de-DE"/>
        </w:rPr>
        <w:t xml:space="preserve"> Zahlung zu verlangen.</w:t>
      </w:r>
      <w:r w:rsidRPr="002D150F">
        <w:rPr>
          <w:rFonts w:ascii="Aptos" w:eastAsia="Times New Roman" w:hAnsi="Aptos" w:cs="Times New Roman"/>
          <w:sz w:val="24"/>
          <w:szCs w:val="24"/>
          <w:lang w:val="de-DE" w:eastAsia="de-DE"/>
        </w:rPr>
        <w:br/>
        <w:t>Eine Verzinsung findet bei dieser Sicherungsform nicht statt.</w:t>
      </w:r>
    </w:p>
    <w:p w14:paraId="22FDFF0D" w14:textId="77777777" w:rsidR="00D47C90" w:rsidRPr="002D150F" w:rsidRDefault="00D47C90" w:rsidP="000F4C9A">
      <w:p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sz w:val="24"/>
          <w:szCs w:val="24"/>
          <w:lang w:val="de-DE" w:eastAsia="de-DE"/>
        </w:rPr>
        <w:t xml:space="preserve">(4) </w:t>
      </w:r>
      <w:r w:rsidRPr="002D150F">
        <w:rPr>
          <w:rFonts w:ascii="Aptos" w:eastAsia="Times New Roman" w:hAnsi="Aptos" w:cs="Times New Roman"/>
          <w:b/>
          <w:bCs/>
          <w:sz w:val="24"/>
          <w:szCs w:val="24"/>
          <w:lang w:val="de-DE" w:eastAsia="de-DE"/>
        </w:rPr>
        <w:t>Verzinsung der Geldkaution</w:t>
      </w:r>
      <w:r w:rsidRPr="002D150F">
        <w:rPr>
          <w:rFonts w:ascii="Aptos" w:eastAsia="Times New Roman" w:hAnsi="Aptos" w:cs="Times New Roman"/>
          <w:sz w:val="24"/>
          <w:szCs w:val="24"/>
          <w:lang w:val="de-DE" w:eastAsia="de-DE"/>
        </w:rPr>
        <w:br/>
        <w:t>Leistet der Mieter die Sicherheitsleistung als Geldkaution, ist diese verzinslich anzulegen.</w:t>
      </w:r>
      <w:r>
        <w:rPr>
          <w:rFonts w:ascii="Aptos" w:eastAsia="Times New Roman" w:hAnsi="Aptos" w:cs="Times New Roman"/>
          <w:sz w:val="24"/>
          <w:szCs w:val="24"/>
          <w:lang w:val="de-DE" w:eastAsia="de-DE"/>
        </w:rPr>
        <w:t xml:space="preserve"> </w:t>
      </w:r>
      <w:r w:rsidRPr="002D150F">
        <w:rPr>
          <w:rFonts w:ascii="Aptos" w:eastAsia="Times New Roman" w:hAnsi="Aptos" w:cs="Times New Roman"/>
          <w:sz w:val="24"/>
          <w:szCs w:val="24"/>
          <w:lang w:val="de-DE" w:eastAsia="de-DE"/>
        </w:rPr>
        <w:t>Die Zinsen stehen dem Mieter zu, erhöhen jedoch nicht die Kaution selbst, sondern werden bei Rückzahlung der Kaution ausgezahlt.</w:t>
      </w:r>
      <w:r>
        <w:rPr>
          <w:rFonts w:ascii="Aptos" w:eastAsia="Times New Roman" w:hAnsi="Aptos" w:cs="Times New Roman"/>
          <w:sz w:val="24"/>
          <w:szCs w:val="24"/>
          <w:lang w:val="de-DE" w:eastAsia="de-DE"/>
        </w:rPr>
        <w:t xml:space="preserve"> </w:t>
      </w:r>
      <w:r w:rsidRPr="002D150F">
        <w:rPr>
          <w:rFonts w:ascii="Aptos" w:eastAsia="Times New Roman" w:hAnsi="Aptos" w:cs="Times New Roman"/>
          <w:sz w:val="24"/>
          <w:szCs w:val="24"/>
          <w:lang w:val="de-DE" w:eastAsia="de-DE"/>
        </w:rPr>
        <w:t>Die Anlageform bestimmt der Vermieter unter Berücksichtigung üblicher Sicherheitsstandards.</w:t>
      </w:r>
    </w:p>
    <w:p w14:paraId="052E6B5F" w14:textId="77777777" w:rsidR="00D47C90" w:rsidRPr="002D150F" w:rsidRDefault="00D47C90" w:rsidP="000F4C9A">
      <w:p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sz w:val="24"/>
          <w:szCs w:val="24"/>
          <w:lang w:val="de-DE" w:eastAsia="de-DE"/>
        </w:rPr>
        <w:t xml:space="preserve">(5) </w:t>
      </w:r>
      <w:r w:rsidRPr="002D150F">
        <w:rPr>
          <w:rFonts w:ascii="Aptos" w:eastAsia="Times New Roman" w:hAnsi="Aptos" w:cs="Times New Roman"/>
          <w:b/>
          <w:bCs/>
          <w:sz w:val="24"/>
          <w:szCs w:val="24"/>
          <w:lang w:val="de-DE" w:eastAsia="de-DE"/>
        </w:rPr>
        <w:t>Verwertung und Wiederauffüllung</w:t>
      </w:r>
      <w:r w:rsidRPr="002D150F">
        <w:rPr>
          <w:rFonts w:ascii="Aptos" w:eastAsia="Times New Roman" w:hAnsi="Aptos" w:cs="Times New Roman"/>
          <w:sz w:val="24"/>
          <w:szCs w:val="24"/>
          <w:lang w:val="de-DE" w:eastAsia="de-DE"/>
        </w:rPr>
        <w:br/>
        <w:t>Der Vermieter ist berechtigt, die Sicherheitsleistung zur Befriedigung sämtlicher fälliger Ansprüche aus dem Mietverhältnis zu verwenden. Wird die Sicherheitsleistung ganz oder teilweise in Anspruch genommen, hat der Mieter diese unverzüglich wieder auf den ursprünglichen Betrag aufzufüllen.</w:t>
      </w:r>
    </w:p>
    <w:p w14:paraId="60D9C03A" w14:textId="77777777" w:rsidR="00D47C90" w:rsidRPr="002D150F" w:rsidRDefault="00D47C90" w:rsidP="000F4C9A">
      <w:pPr>
        <w:spacing w:before="100" w:beforeAutospacing="1" w:after="100" w:afterAutospacing="1" w:line="360" w:lineRule="auto"/>
        <w:rPr>
          <w:rFonts w:ascii="Aptos" w:eastAsia="Times New Roman" w:hAnsi="Aptos" w:cs="Times New Roman"/>
          <w:sz w:val="24"/>
          <w:szCs w:val="24"/>
          <w:lang w:val="de-DE" w:eastAsia="de-DE"/>
        </w:rPr>
      </w:pPr>
      <w:r w:rsidRPr="002D150F">
        <w:rPr>
          <w:rFonts w:ascii="Aptos" w:eastAsia="Times New Roman" w:hAnsi="Aptos" w:cs="Times New Roman"/>
          <w:sz w:val="24"/>
          <w:szCs w:val="24"/>
          <w:lang w:val="de-DE" w:eastAsia="de-DE"/>
        </w:rPr>
        <w:t xml:space="preserve">(6) </w:t>
      </w:r>
      <w:r w:rsidRPr="002D150F">
        <w:rPr>
          <w:rFonts w:ascii="Aptos" w:eastAsia="Times New Roman" w:hAnsi="Aptos" w:cs="Times New Roman"/>
          <w:b/>
          <w:bCs/>
          <w:sz w:val="24"/>
          <w:szCs w:val="24"/>
          <w:lang w:val="de-DE" w:eastAsia="de-DE"/>
        </w:rPr>
        <w:t>Rückgabe der Sicherheitsleistung</w:t>
      </w:r>
      <w:r w:rsidRPr="002D150F">
        <w:rPr>
          <w:rFonts w:ascii="Aptos" w:eastAsia="Times New Roman" w:hAnsi="Aptos" w:cs="Times New Roman"/>
          <w:sz w:val="24"/>
          <w:szCs w:val="24"/>
          <w:lang w:val="de-DE" w:eastAsia="de-DE"/>
        </w:rPr>
        <w:br/>
        <w:t>Die Rückzahlung oder Entlassung der Sicherheitsleistung erfolgt nach Beendigung des Mietverhältnisses, vollständiger Rückgabe der Mieträume und Prüfung aller Ansprüche des Vermieters. Der Vermieter ist zu einer angemessenen Prüfungsfrist berechtigt.</w:t>
      </w:r>
    </w:p>
    <w:p w14:paraId="138D9CB3" w14:textId="10CE3BB9" w:rsidR="004B0C3A" w:rsidRPr="004B0C3A" w:rsidRDefault="001877BA" w:rsidP="000F4C9A">
      <w:pPr>
        <w:pStyle w:val="berschrift2"/>
        <w:spacing w:line="360" w:lineRule="auto"/>
        <w:rPr>
          <w:rFonts w:ascii="Aptos" w:hAnsi="Aptos"/>
          <w:color w:val="auto"/>
          <w:sz w:val="28"/>
          <w:szCs w:val="28"/>
          <w:lang w:val="de-DE"/>
        </w:rPr>
      </w:pPr>
      <w:r>
        <w:rPr>
          <w:rFonts w:ascii="Aptos" w:hAnsi="Aptos"/>
          <w:color w:val="auto"/>
          <w:sz w:val="28"/>
          <w:szCs w:val="28"/>
          <w:lang w:val="de-DE"/>
        </w:rPr>
        <w:t xml:space="preserve">§ 5 </w:t>
      </w:r>
      <w:r w:rsidR="004B0C3A" w:rsidRPr="004B0C3A">
        <w:rPr>
          <w:rFonts w:ascii="Aptos" w:hAnsi="Aptos"/>
          <w:color w:val="auto"/>
          <w:sz w:val="28"/>
          <w:szCs w:val="28"/>
          <w:lang w:val="de-DE"/>
        </w:rPr>
        <w:t>Schlüssel, Zugangsmittel und Schließanlage</w:t>
      </w:r>
    </w:p>
    <w:p w14:paraId="0FAC3253" w14:textId="4C5A53C9" w:rsidR="00271F39" w:rsidRPr="00271F39" w:rsidRDefault="00271F39" w:rsidP="000F4C9A">
      <w:pPr>
        <w:spacing w:before="100" w:beforeAutospacing="1" w:after="100" w:afterAutospacing="1" w:line="360" w:lineRule="auto"/>
        <w:rPr>
          <w:rFonts w:ascii="Aptos" w:eastAsia="Times New Roman" w:hAnsi="Aptos" w:cs="Times New Roman"/>
          <w:sz w:val="24"/>
          <w:szCs w:val="24"/>
          <w:lang w:val="de-DE" w:eastAsia="de-DE"/>
        </w:rPr>
      </w:pPr>
      <w:r w:rsidRPr="00271F39">
        <w:rPr>
          <w:rFonts w:ascii="Aptos" w:eastAsia="Times New Roman" w:hAnsi="Aptos" w:cs="Times New Roman"/>
          <w:sz w:val="24"/>
          <w:szCs w:val="24"/>
          <w:lang w:val="de-DE" w:eastAsia="de-DE"/>
        </w:rPr>
        <w:t xml:space="preserve">(1) </w:t>
      </w:r>
      <w:r w:rsidRPr="00271F39">
        <w:rPr>
          <w:rFonts w:ascii="Aptos" w:eastAsia="Times New Roman" w:hAnsi="Aptos" w:cs="Times New Roman"/>
          <w:b/>
          <w:bCs/>
          <w:sz w:val="24"/>
          <w:szCs w:val="24"/>
          <w:lang w:val="de-DE" w:eastAsia="de-DE"/>
        </w:rPr>
        <w:t>Übergabe der Zugangsmittel</w:t>
      </w:r>
      <w:r w:rsidRPr="00271F39">
        <w:rPr>
          <w:rFonts w:ascii="Aptos" w:eastAsia="Times New Roman" w:hAnsi="Aptos" w:cs="Times New Roman"/>
          <w:sz w:val="24"/>
          <w:szCs w:val="24"/>
          <w:lang w:val="de-DE" w:eastAsia="de-DE"/>
        </w:rPr>
        <w:br/>
        <w:t>Der Mieter erhält bei Mietbeginn die für den Zugang zum Mietobjekt erforderlichen Schlüssel, elektronischen Zugangsträger (Tokens) oder sonstigen Zugangsmittel</w:t>
      </w:r>
      <w:r w:rsidR="00561654">
        <w:rPr>
          <w:rFonts w:ascii="Aptos" w:eastAsia="Times New Roman" w:hAnsi="Aptos" w:cs="Times New Roman"/>
          <w:sz w:val="24"/>
          <w:szCs w:val="24"/>
          <w:lang w:val="de-DE" w:eastAsia="de-DE"/>
        </w:rPr>
        <w:t xml:space="preserve"> sowie Briefkastenschlüssel</w:t>
      </w:r>
      <w:r w:rsidRPr="00271F39">
        <w:rPr>
          <w:rFonts w:ascii="Aptos" w:eastAsia="Times New Roman" w:hAnsi="Aptos" w:cs="Times New Roman"/>
          <w:sz w:val="24"/>
          <w:szCs w:val="24"/>
          <w:lang w:val="de-DE" w:eastAsia="de-DE"/>
        </w:rPr>
        <w:t>. Die Anzahl und Art der übergebenen Zugangsmittel werden in einem gesonderten Übergabeprotokoll dokumentiert.</w:t>
      </w:r>
    </w:p>
    <w:p w14:paraId="5C136634" w14:textId="77777777" w:rsidR="00271F39" w:rsidRPr="00271F39" w:rsidRDefault="00271F39" w:rsidP="000F4C9A">
      <w:pPr>
        <w:spacing w:before="100" w:beforeAutospacing="1" w:after="100" w:afterAutospacing="1" w:line="360" w:lineRule="auto"/>
        <w:rPr>
          <w:rFonts w:ascii="Aptos" w:eastAsia="Times New Roman" w:hAnsi="Aptos" w:cs="Times New Roman"/>
          <w:sz w:val="24"/>
          <w:szCs w:val="24"/>
          <w:lang w:val="de-DE" w:eastAsia="de-DE"/>
        </w:rPr>
      </w:pPr>
      <w:r w:rsidRPr="00271F39">
        <w:rPr>
          <w:rFonts w:ascii="Aptos" w:eastAsia="Times New Roman" w:hAnsi="Aptos" w:cs="Times New Roman"/>
          <w:sz w:val="24"/>
          <w:szCs w:val="24"/>
          <w:lang w:val="de-DE" w:eastAsia="de-DE"/>
        </w:rPr>
        <w:lastRenderedPageBreak/>
        <w:t xml:space="preserve">(2) </w:t>
      </w:r>
      <w:r w:rsidRPr="00271F39">
        <w:rPr>
          <w:rFonts w:ascii="Aptos" w:eastAsia="Times New Roman" w:hAnsi="Aptos" w:cs="Times New Roman"/>
          <w:b/>
          <w:bCs/>
          <w:sz w:val="24"/>
          <w:szCs w:val="24"/>
          <w:lang w:val="de-DE" w:eastAsia="de-DE"/>
        </w:rPr>
        <w:t>Sorgfaltspflicht des Mieters</w:t>
      </w:r>
      <w:r w:rsidRPr="00271F39">
        <w:rPr>
          <w:rFonts w:ascii="Aptos" w:eastAsia="Times New Roman" w:hAnsi="Aptos" w:cs="Times New Roman"/>
          <w:sz w:val="24"/>
          <w:szCs w:val="24"/>
          <w:lang w:val="de-DE" w:eastAsia="de-DE"/>
        </w:rPr>
        <w:br/>
        <w:t>Der Mieter ist verpflichtet, sämtliche Zugangsmittel sorgfältig zu verwahren und vor dem Zugriff unbefugter Dritter zu schützen. Eine Weitergabe an Dritte ist nur mit ausdrücklicher, schriftlicher Zustimmung des Vermieters zulässig.</w:t>
      </w:r>
    </w:p>
    <w:p w14:paraId="6F44C0BD" w14:textId="23BFE858" w:rsidR="00271F39" w:rsidRPr="00271F39" w:rsidRDefault="00271F39" w:rsidP="000F4C9A">
      <w:pPr>
        <w:spacing w:before="100" w:beforeAutospacing="1" w:after="100" w:afterAutospacing="1" w:line="360" w:lineRule="auto"/>
        <w:rPr>
          <w:rFonts w:ascii="Aptos" w:eastAsia="Times New Roman" w:hAnsi="Aptos" w:cs="Times New Roman"/>
          <w:sz w:val="24"/>
          <w:szCs w:val="24"/>
          <w:lang w:val="de-DE" w:eastAsia="de-DE"/>
        </w:rPr>
      </w:pPr>
      <w:r w:rsidRPr="00271F39">
        <w:rPr>
          <w:rFonts w:ascii="Aptos" w:eastAsia="Times New Roman" w:hAnsi="Aptos" w:cs="Times New Roman"/>
          <w:sz w:val="24"/>
          <w:szCs w:val="24"/>
          <w:lang w:val="de-DE" w:eastAsia="de-DE"/>
        </w:rPr>
        <w:t xml:space="preserve">(3) </w:t>
      </w:r>
      <w:r w:rsidRPr="00271F39">
        <w:rPr>
          <w:rFonts w:ascii="Aptos" w:eastAsia="Times New Roman" w:hAnsi="Aptos" w:cs="Times New Roman"/>
          <w:b/>
          <w:bCs/>
          <w:sz w:val="24"/>
          <w:szCs w:val="24"/>
          <w:lang w:val="de-DE" w:eastAsia="de-DE"/>
        </w:rPr>
        <w:t>Verlust, Beschädigung oder Missbrauch</w:t>
      </w:r>
      <w:r w:rsidRPr="00271F39">
        <w:rPr>
          <w:rFonts w:ascii="Aptos" w:eastAsia="Times New Roman" w:hAnsi="Aptos" w:cs="Times New Roman"/>
          <w:sz w:val="24"/>
          <w:szCs w:val="24"/>
          <w:lang w:val="de-DE" w:eastAsia="de-DE"/>
        </w:rPr>
        <w:br/>
      </w:r>
      <w:r w:rsidR="006A4935">
        <w:rPr>
          <w:rFonts w:ascii="Aptos" w:eastAsia="Times New Roman" w:hAnsi="Aptos" w:cs="Times New Roman"/>
          <w:sz w:val="24"/>
          <w:szCs w:val="24"/>
          <w:lang w:val="de-DE" w:eastAsia="de-DE"/>
        </w:rPr>
        <w:t>Falls</w:t>
      </w:r>
      <w:r w:rsidRPr="00271F39">
        <w:rPr>
          <w:rFonts w:ascii="Aptos" w:eastAsia="Times New Roman" w:hAnsi="Aptos" w:cs="Times New Roman"/>
          <w:sz w:val="24"/>
          <w:szCs w:val="24"/>
          <w:lang w:val="de-DE" w:eastAsia="de-DE"/>
        </w:rPr>
        <w:t xml:space="preserve"> der Mieter ein Zugangsmittel </w:t>
      </w:r>
      <w:r w:rsidR="006A4935">
        <w:rPr>
          <w:rFonts w:ascii="Aptos" w:eastAsia="Times New Roman" w:hAnsi="Aptos" w:cs="Times New Roman"/>
          <w:sz w:val="24"/>
          <w:szCs w:val="24"/>
          <w:lang w:val="de-DE" w:eastAsia="de-DE"/>
        </w:rPr>
        <w:t xml:space="preserve">verliert </w:t>
      </w:r>
      <w:r w:rsidRPr="00271F39">
        <w:rPr>
          <w:rFonts w:ascii="Aptos" w:eastAsia="Times New Roman" w:hAnsi="Aptos" w:cs="Times New Roman"/>
          <w:sz w:val="24"/>
          <w:szCs w:val="24"/>
          <w:lang w:val="de-DE" w:eastAsia="de-DE"/>
        </w:rPr>
        <w:t xml:space="preserve">oder </w:t>
      </w:r>
      <w:r w:rsidR="006A4935">
        <w:rPr>
          <w:rFonts w:ascii="Aptos" w:eastAsia="Times New Roman" w:hAnsi="Aptos" w:cs="Times New Roman"/>
          <w:sz w:val="24"/>
          <w:szCs w:val="24"/>
          <w:lang w:val="de-DE" w:eastAsia="de-DE"/>
        </w:rPr>
        <w:t xml:space="preserve">es </w:t>
      </w:r>
      <w:r w:rsidRPr="00271F39">
        <w:rPr>
          <w:rFonts w:ascii="Aptos" w:eastAsia="Times New Roman" w:hAnsi="Aptos" w:cs="Times New Roman"/>
          <w:sz w:val="24"/>
          <w:szCs w:val="24"/>
          <w:lang w:val="de-DE" w:eastAsia="de-DE"/>
        </w:rPr>
        <w:t>wird beschädigt, hat er den Vermieter unverzüglich schriftlich zu informieren. Der Mieter haftet für alle dem Vermieter entstehenden Kosten, die aufgrund der notwendigen Sperrung, Neuprogrammierung oder Erneuerung des elektronischen Schließsystems entstehen.</w:t>
      </w:r>
      <w:r w:rsidRPr="00271F39">
        <w:rPr>
          <w:rFonts w:ascii="Aptos" w:eastAsia="Times New Roman" w:hAnsi="Aptos" w:cs="Times New Roman"/>
          <w:sz w:val="24"/>
          <w:szCs w:val="24"/>
          <w:lang w:val="de-DE" w:eastAsia="de-DE"/>
        </w:rPr>
        <w:br/>
        <w:t>Dies umfasst insbesondere auch die Kosten für eine vollständige oder teilweise Neuorganisation der Schließanlage, soweit dies aus Sicherheitsgründen erforderlich ist. Dem Mieter ist bekannt, dass solche Maßnahmen Kosten in Höhe mehrerer Tausend Euro verursachen können.</w:t>
      </w:r>
    </w:p>
    <w:p w14:paraId="3BA3096C" w14:textId="77777777" w:rsidR="00271F39" w:rsidRPr="00271F39" w:rsidRDefault="00271F39" w:rsidP="000F4C9A">
      <w:pPr>
        <w:spacing w:before="100" w:beforeAutospacing="1" w:after="100" w:afterAutospacing="1" w:line="360" w:lineRule="auto"/>
        <w:rPr>
          <w:rFonts w:ascii="Aptos" w:eastAsia="Times New Roman" w:hAnsi="Aptos" w:cs="Times New Roman"/>
          <w:sz w:val="24"/>
          <w:szCs w:val="24"/>
          <w:lang w:val="de-DE" w:eastAsia="de-DE"/>
        </w:rPr>
      </w:pPr>
      <w:r w:rsidRPr="00271F39">
        <w:rPr>
          <w:rFonts w:ascii="Aptos" w:eastAsia="Times New Roman" w:hAnsi="Aptos" w:cs="Times New Roman"/>
          <w:sz w:val="24"/>
          <w:szCs w:val="24"/>
          <w:lang w:val="de-DE" w:eastAsia="de-DE"/>
        </w:rPr>
        <w:t xml:space="preserve">(4) </w:t>
      </w:r>
      <w:r w:rsidRPr="00271F39">
        <w:rPr>
          <w:rFonts w:ascii="Aptos" w:eastAsia="Times New Roman" w:hAnsi="Aptos" w:cs="Times New Roman"/>
          <w:b/>
          <w:bCs/>
          <w:sz w:val="24"/>
          <w:szCs w:val="24"/>
          <w:lang w:val="de-DE" w:eastAsia="de-DE"/>
        </w:rPr>
        <w:t>Kosten der Ersatzbeschaffung</w:t>
      </w:r>
      <w:r w:rsidRPr="00271F39">
        <w:rPr>
          <w:rFonts w:ascii="Aptos" w:eastAsia="Times New Roman" w:hAnsi="Aptos" w:cs="Times New Roman"/>
          <w:sz w:val="24"/>
          <w:szCs w:val="24"/>
          <w:lang w:val="de-DE" w:eastAsia="de-DE"/>
        </w:rPr>
        <w:br/>
        <w:t>Der Vermieter ist berechtigt, die tatsächlich angefallenen Kosten für die Ersatzbeschaffung oder Systemanpassung dem Mieter in Rechnung zu stellen. Der Mieter verpflichtet sich, diese Kosten unverzüglich zu erstatten. Pauschalierte oder reduzierte Ersatzbeträge bestehen nicht.</w:t>
      </w:r>
    </w:p>
    <w:p w14:paraId="78AD4A53" w14:textId="77777777" w:rsidR="00271F39" w:rsidRPr="00271F39" w:rsidRDefault="00271F39" w:rsidP="000F4C9A">
      <w:pPr>
        <w:spacing w:before="100" w:beforeAutospacing="1" w:after="100" w:afterAutospacing="1" w:line="360" w:lineRule="auto"/>
        <w:rPr>
          <w:rFonts w:ascii="Aptos" w:eastAsia="Times New Roman" w:hAnsi="Aptos" w:cs="Times New Roman"/>
          <w:sz w:val="24"/>
          <w:szCs w:val="24"/>
          <w:lang w:val="de-DE" w:eastAsia="de-DE"/>
        </w:rPr>
      </w:pPr>
      <w:r w:rsidRPr="00271F39">
        <w:rPr>
          <w:rFonts w:ascii="Aptos" w:eastAsia="Times New Roman" w:hAnsi="Aptos" w:cs="Times New Roman"/>
          <w:sz w:val="24"/>
          <w:szCs w:val="24"/>
          <w:lang w:val="de-DE" w:eastAsia="de-DE"/>
        </w:rPr>
        <w:t xml:space="preserve">(5) </w:t>
      </w:r>
      <w:r w:rsidRPr="00271F39">
        <w:rPr>
          <w:rFonts w:ascii="Aptos" w:eastAsia="Times New Roman" w:hAnsi="Aptos" w:cs="Times New Roman"/>
          <w:b/>
          <w:bCs/>
          <w:sz w:val="24"/>
          <w:szCs w:val="24"/>
          <w:lang w:val="de-DE" w:eastAsia="de-DE"/>
        </w:rPr>
        <w:t>Rückgabe der Zugangsmittel</w:t>
      </w:r>
      <w:r w:rsidRPr="00271F39">
        <w:rPr>
          <w:rFonts w:ascii="Aptos" w:eastAsia="Times New Roman" w:hAnsi="Aptos" w:cs="Times New Roman"/>
          <w:sz w:val="24"/>
          <w:szCs w:val="24"/>
          <w:lang w:val="de-DE" w:eastAsia="de-DE"/>
        </w:rPr>
        <w:br/>
        <w:t>Bei Beendigung des Mietverhältnisses hat der Mieter sämtliche erhaltenen Zugangsmittel vollständig und im funktionsfähigen Zustand zurückzugeben. Unterlassene Rückgabe gilt als Verlust im Sinne von Absatz (3) und verpflichtet den Mieter zum Ersatz der dadurch entstehenden Kosten.</w:t>
      </w:r>
    </w:p>
    <w:p w14:paraId="2B09470B" w14:textId="5EA41548" w:rsidR="00271F39" w:rsidRDefault="00271F39" w:rsidP="000F4C9A">
      <w:pPr>
        <w:spacing w:before="100" w:beforeAutospacing="1" w:after="100" w:afterAutospacing="1" w:line="360" w:lineRule="auto"/>
        <w:rPr>
          <w:rFonts w:ascii="Aptos" w:eastAsia="Times New Roman" w:hAnsi="Aptos" w:cs="Times New Roman"/>
          <w:sz w:val="24"/>
          <w:szCs w:val="24"/>
          <w:lang w:val="de-DE" w:eastAsia="de-DE"/>
        </w:rPr>
      </w:pPr>
      <w:r w:rsidRPr="00271F39">
        <w:rPr>
          <w:rFonts w:ascii="Aptos" w:eastAsia="Times New Roman" w:hAnsi="Aptos" w:cs="Times New Roman"/>
          <w:sz w:val="24"/>
          <w:szCs w:val="24"/>
          <w:lang w:val="de-DE" w:eastAsia="de-DE"/>
        </w:rPr>
        <w:t xml:space="preserve">(6) </w:t>
      </w:r>
      <w:r w:rsidRPr="00271F39">
        <w:rPr>
          <w:rFonts w:ascii="Aptos" w:eastAsia="Times New Roman" w:hAnsi="Aptos" w:cs="Times New Roman"/>
          <w:b/>
          <w:bCs/>
          <w:sz w:val="24"/>
          <w:szCs w:val="24"/>
          <w:lang w:val="de-DE" w:eastAsia="de-DE"/>
        </w:rPr>
        <w:t>Keine eigenmächtigen Nachfertigungen</w:t>
      </w:r>
      <w:r w:rsidRPr="00271F39">
        <w:rPr>
          <w:rFonts w:ascii="Aptos" w:eastAsia="Times New Roman" w:hAnsi="Aptos" w:cs="Times New Roman"/>
          <w:sz w:val="24"/>
          <w:szCs w:val="24"/>
          <w:lang w:val="de-DE" w:eastAsia="de-DE"/>
        </w:rPr>
        <w:br/>
        <w:t>Der Mieter ist nicht berechtigt, Schlüssel, Tokens oder sonstige Zugangsmittel eigenständig nach</w:t>
      </w:r>
      <w:r w:rsidR="006A4935">
        <w:rPr>
          <w:rFonts w:ascii="Aptos" w:eastAsia="Times New Roman" w:hAnsi="Aptos" w:cs="Times New Roman"/>
          <w:sz w:val="24"/>
          <w:szCs w:val="24"/>
          <w:lang w:val="de-DE" w:eastAsia="de-DE"/>
        </w:rPr>
        <w:t>zu</w:t>
      </w:r>
      <w:r w:rsidRPr="00271F39">
        <w:rPr>
          <w:rFonts w:ascii="Aptos" w:eastAsia="Times New Roman" w:hAnsi="Aptos" w:cs="Times New Roman"/>
          <w:sz w:val="24"/>
          <w:szCs w:val="24"/>
          <w:lang w:val="de-DE" w:eastAsia="de-DE"/>
        </w:rPr>
        <w:t xml:space="preserve">machen, </w:t>
      </w:r>
      <w:r w:rsidR="006A4935">
        <w:rPr>
          <w:rFonts w:ascii="Aptos" w:eastAsia="Times New Roman" w:hAnsi="Aptos" w:cs="Times New Roman"/>
          <w:sz w:val="24"/>
          <w:szCs w:val="24"/>
          <w:lang w:val="de-DE" w:eastAsia="de-DE"/>
        </w:rPr>
        <w:t xml:space="preserve">zu </w:t>
      </w:r>
      <w:r w:rsidRPr="00271F39">
        <w:rPr>
          <w:rFonts w:ascii="Aptos" w:eastAsia="Times New Roman" w:hAnsi="Aptos" w:cs="Times New Roman"/>
          <w:sz w:val="24"/>
          <w:szCs w:val="24"/>
          <w:lang w:val="de-DE" w:eastAsia="de-DE"/>
        </w:rPr>
        <w:t xml:space="preserve">kopieren, </w:t>
      </w:r>
      <w:r w:rsidR="006A4935">
        <w:rPr>
          <w:rFonts w:ascii="Aptos" w:eastAsia="Times New Roman" w:hAnsi="Aptos" w:cs="Times New Roman"/>
          <w:sz w:val="24"/>
          <w:szCs w:val="24"/>
          <w:lang w:val="de-DE" w:eastAsia="de-DE"/>
        </w:rPr>
        <w:t xml:space="preserve">zu </w:t>
      </w:r>
      <w:r w:rsidRPr="00271F39">
        <w:rPr>
          <w:rFonts w:ascii="Aptos" w:eastAsia="Times New Roman" w:hAnsi="Aptos" w:cs="Times New Roman"/>
          <w:sz w:val="24"/>
          <w:szCs w:val="24"/>
          <w:lang w:val="de-DE" w:eastAsia="de-DE"/>
        </w:rPr>
        <w:t>programmieren oder durch Dritte herstellen</w:t>
      </w:r>
      <w:r w:rsidR="006A4935">
        <w:rPr>
          <w:rFonts w:ascii="Aptos" w:eastAsia="Times New Roman" w:hAnsi="Aptos" w:cs="Times New Roman"/>
          <w:sz w:val="24"/>
          <w:szCs w:val="24"/>
          <w:lang w:val="de-DE" w:eastAsia="de-DE"/>
        </w:rPr>
        <w:t xml:space="preserve"> </w:t>
      </w:r>
      <w:r w:rsidRPr="00271F39">
        <w:rPr>
          <w:rFonts w:ascii="Aptos" w:eastAsia="Times New Roman" w:hAnsi="Aptos" w:cs="Times New Roman"/>
          <w:sz w:val="24"/>
          <w:szCs w:val="24"/>
          <w:lang w:val="de-DE" w:eastAsia="de-DE"/>
        </w:rPr>
        <w:t>zu</w:t>
      </w:r>
      <w:r w:rsidR="006A4935">
        <w:rPr>
          <w:rFonts w:ascii="Aptos" w:eastAsia="Times New Roman" w:hAnsi="Aptos" w:cs="Times New Roman"/>
          <w:sz w:val="24"/>
          <w:szCs w:val="24"/>
          <w:lang w:val="de-DE" w:eastAsia="de-DE"/>
        </w:rPr>
        <w:t xml:space="preserve"> </w:t>
      </w:r>
      <w:r w:rsidRPr="00271F39">
        <w:rPr>
          <w:rFonts w:ascii="Aptos" w:eastAsia="Times New Roman" w:hAnsi="Aptos" w:cs="Times New Roman"/>
          <w:sz w:val="24"/>
          <w:szCs w:val="24"/>
          <w:lang w:val="de-DE" w:eastAsia="de-DE"/>
        </w:rPr>
        <w:lastRenderedPageBreak/>
        <w:t>lassen. Verstöße hiergegen verpflichten den Mieter zum Ersatz sämtlicher daraus resultierender Schäden.</w:t>
      </w:r>
    </w:p>
    <w:p w14:paraId="5BD78336" w14:textId="75224EA9" w:rsidR="00247C0E" w:rsidRPr="00247C0E" w:rsidRDefault="00247C0E" w:rsidP="000F4C9A">
      <w:pPr>
        <w:spacing w:before="100" w:beforeAutospacing="1" w:after="100" w:afterAutospacing="1" w:line="360" w:lineRule="auto"/>
        <w:rPr>
          <w:rFonts w:ascii="Aptos" w:eastAsia="Times New Roman" w:hAnsi="Aptos" w:cs="Times New Roman"/>
          <w:b/>
          <w:bCs/>
          <w:sz w:val="28"/>
          <w:szCs w:val="28"/>
          <w:lang w:val="de-DE" w:eastAsia="de-DE"/>
        </w:rPr>
      </w:pPr>
      <w:r w:rsidRPr="00247C0E">
        <w:rPr>
          <w:rFonts w:ascii="Aptos" w:eastAsia="Times New Roman" w:hAnsi="Aptos" w:cs="Times New Roman"/>
          <w:b/>
          <w:bCs/>
          <w:sz w:val="28"/>
          <w:szCs w:val="28"/>
          <w:lang w:val="de-DE" w:eastAsia="de-DE"/>
        </w:rPr>
        <w:t xml:space="preserve">§ </w:t>
      </w:r>
      <w:r w:rsidR="00D47C90" w:rsidRPr="00D47C90">
        <w:rPr>
          <w:rFonts w:ascii="Aptos" w:eastAsia="Times New Roman" w:hAnsi="Aptos" w:cs="Times New Roman"/>
          <w:b/>
          <w:bCs/>
          <w:sz w:val="28"/>
          <w:szCs w:val="28"/>
          <w:lang w:val="de-DE" w:eastAsia="de-DE"/>
        </w:rPr>
        <w:t>6</w:t>
      </w:r>
      <w:r w:rsidRPr="00247C0E">
        <w:rPr>
          <w:rFonts w:ascii="Aptos" w:eastAsia="Times New Roman" w:hAnsi="Aptos" w:cs="Times New Roman"/>
          <w:b/>
          <w:bCs/>
          <w:sz w:val="28"/>
          <w:szCs w:val="28"/>
          <w:lang w:val="de-DE" w:eastAsia="de-DE"/>
        </w:rPr>
        <w:t xml:space="preserve"> Rauchmelder und Sicherheitseinrichtungen</w:t>
      </w:r>
    </w:p>
    <w:p w14:paraId="75D19976" w14:textId="77777777" w:rsidR="00247C0E" w:rsidRPr="00247C0E" w:rsidRDefault="00247C0E" w:rsidP="000F4C9A">
      <w:pPr>
        <w:spacing w:before="100" w:beforeAutospacing="1" w:after="100" w:afterAutospacing="1" w:line="360" w:lineRule="auto"/>
        <w:rPr>
          <w:rFonts w:ascii="Aptos" w:eastAsia="Times New Roman" w:hAnsi="Aptos" w:cs="Times New Roman"/>
          <w:sz w:val="24"/>
          <w:szCs w:val="24"/>
          <w:lang w:val="de-DE" w:eastAsia="de-DE"/>
        </w:rPr>
      </w:pPr>
      <w:r w:rsidRPr="00247C0E">
        <w:rPr>
          <w:rFonts w:ascii="Aptos" w:eastAsia="Times New Roman" w:hAnsi="Aptos" w:cs="Times New Roman"/>
          <w:sz w:val="24"/>
          <w:szCs w:val="24"/>
          <w:lang w:val="de-DE" w:eastAsia="de-DE"/>
        </w:rPr>
        <w:t xml:space="preserve">(1) </w:t>
      </w:r>
      <w:r w:rsidRPr="00247C0E">
        <w:rPr>
          <w:rFonts w:ascii="Aptos" w:eastAsia="Times New Roman" w:hAnsi="Aptos" w:cs="Times New Roman"/>
          <w:b/>
          <w:bCs/>
          <w:sz w:val="24"/>
          <w:szCs w:val="24"/>
          <w:lang w:val="de-DE" w:eastAsia="de-DE"/>
        </w:rPr>
        <w:t>Ausstattung</w:t>
      </w:r>
      <w:r w:rsidRPr="00247C0E">
        <w:rPr>
          <w:rFonts w:ascii="Aptos" w:eastAsia="Times New Roman" w:hAnsi="Aptos" w:cs="Times New Roman"/>
          <w:sz w:val="24"/>
          <w:szCs w:val="24"/>
          <w:lang w:val="de-DE" w:eastAsia="de-DE"/>
        </w:rPr>
        <w:br/>
        <w:t>Alle Büroräume sowie die gemeinschaftlich genutzten Flächen sind mit Rauchmeldern gemäß den baurechtlichen Anforderungen ausgestattet. Die Geräte sind Bestandteil der sicherheitstechnischen Gebäudeausstattung.</w:t>
      </w:r>
    </w:p>
    <w:p w14:paraId="04F944D3" w14:textId="77777777" w:rsidR="00247C0E" w:rsidRPr="00247C0E" w:rsidRDefault="00247C0E" w:rsidP="000F4C9A">
      <w:pPr>
        <w:spacing w:before="100" w:beforeAutospacing="1" w:after="100" w:afterAutospacing="1" w:line="360" w:lineRule="auto"/>
        <w:rPr>
          <w:rFonts w:ascii="Aptos" w:eastAsia="Times New Roman" w:hAnsi="Aptos" w:cs="Times New Roman"/>
          <w:sz w:val="24"/>
          <w:szCs w:val="24"/>
          <w:lang w:val="de-DE" w:eastAsia="de-DE"/>
        </w:rPr>
      </w:pPr>
      <w:r w:rsidRPr="00247C0E">
        <w:rPr>
          <w:rFonts w:ascii="Aptos" w:eastAsia="Times New Roman" w:hAnsi="Aptos" w:cs="Times New Roman"/>
          <w:sz w:val="24"/>
          <w:szCs w:val="24"/>
          <w:lang w:val="de-DE" w:eastAsia="de-DE"/>
        </w:rPr>
        <w:t xml:space="preserve">(2) </w:t>
      </w:r>
      <w:r w:rsidRPr="00247C0E">
        <w:rPr>
          <w:rFonts w:ascii="Aptos" w:eastAsia="Times New Roman" w:hAnsi="Aptos" w:cs="Times New Roman"/>
          <w:b/>
          <w:bCs/>
          <w:sz w:val="24"/>
          <w:szCs w:val="24"/>
          <w:lang w:val="de-DE" w:eastAsia="de-DE"/>
        </w:rPr>
        <w:t>Funktionssicherung und Meldung von Störungen</w:t>
      </w:r>
      <w:r w:rsidRPr="00247C0E">
        <w:rPr>
          <w:rFonts w:ascii="Aptos" w:eastAsia="Times New Roman" w:hAnsi="Aptos" w:cs="Times New Roman"/>
          <w:sz w:val="24"/>
          <w:szCs w:val="24"/>
          <w:lang w:val="de-DE" w:eastAsia="de-DE"/>
        </w:rPr>
        <w:br/>
        <w:t xml:space="preserve">Der Mieter ist verpflichtet, die Rauchmelder in seinem Mietbereich visuell auf Funktionsbereitschaft zu überprüfen und dem Vermieter </w:t>
      </w:r>
      <w:r w:rsidRPr="00247C0E">
        <w:rPr>
          <w:rFonts w:ascii="Aptos" w:eastAsia="Times New Roman" w:hAnsi="Aptos" w:cs="Times New Roman"/>
          <w:b/>
          <w:bCs/>
          <w:sz w:val="24"/>
          <w:szCs w:val="24"/>
          <w:lang w:val="de-DE" w:eastAsia="de-DE"/>
        </w:rPr>
        <w:t>jede Störung, Fehlanzeige oder Beschädigung unverzüglich mündlich und anschließend per E-Mail</w:t>
      </w:r>
      <w:r w:rsidRPr="00247C0E">
        <w:rPr>
          <w:rFonts w:ascii="Aptos" w:eastAsia="Times New Roman" w:hAnsi="Aptos" w:cs="Times New Roman"/>
          <w:sz w:val="24"/>
          <w:szCs w:val="24"/>
          <w:lang w:val="de-DE" w:eastAsia="de-DE"/>
        </w:rPr>
        <w:t xml:space="preserve"> mitzuteilen.</w:t>
      </w:r>
      <w:r w:rsidRPr="00247C0E">
        <w:rPr>
          <w:rFonts w:ascii="Aptos" w:eastAsia="Times New Roman" w:hAnsi="Aptos" w:cs="Times New Roman"/>
          <w:sz w:val="24"/>
          <w:szCs w:val="24"/>
          <w:lang w:val="de-DE" w:eastAsia="de-DE"/>
        </w:rPr>
        <w:br/>
        <w:t>Eine Manipulation, Abdeckung, Entfernung oder Deaktivierung der Rauchmelder ist ausdrücklich untersagt.</w:t>
      </w:r>
    </w:p>
    <w:p w14:paraId="69D1F6FE" w14:textId="77777777" w:rsidR="00247C0E" w:rsidRPr="00247C0E" w:rsidRDefault="00247C0E" w:rsidP="000F4C9A">
      <w:pPr>
        <w:spacing w:before="100" w:beforeAutospacing="1" w:after="100" w:afterAutospacing="1" w:line="360" w:lineRule="auto"/>
        <w:rPr>
          <w:rFonts w:ascii="Aptos" w:eastAsia="Times New Roman" w:hAnsi="Aptos" w:cs="Times New Roman"/>
          <w:sz w:val="24"/>
          <w:szCs w:val="24"/>
          <w:lang w:val="de-DE" w:eastAsia="de-DE"/>
        </w:rPr>
      </w:pPr>
      <w:r w:rsidRPr="00247C0E">
        <w:rPr>
          <w:rFonts w:ascii="Aptos" w:eastAsia="Times New Roman" w:hAnsi="Aptos" w:cs="Times New Roman"/>
          <w:sz w:val="24"/>
          <w:szCs w:val="24"/>
          <w:lang w:val="de-DE" w:eastAsia="de-DE"/>
        </w:rPr>
        <w:t xml:space="preserve">(3) </w:t>
      </w:r>
      <w:r w:rsidRPr="00247C0E">
        <w:rPr>
          <w:rFonts w:ascii="Aptos" w:eastAsia="Times New Roman" w:hAnsi="Aptos" w:cs="Times New Roman"/>
          <w:b/>
          <w:bCs/>
          <w:sz w:val="24"/>
          <w:szCs w:val="24"/>
          <w:lang w:val="de-DE" w:eastAsia="de-DE"/>
        </w:rPr>
        <w:t>Wartung</w:t>
      </w:r>
      <w:r w:rsidRPr="00247C0E">
        <w:rPr>
          <w:rFonts w:ascii="Aptos" w:eastAsia="Times New Roman" w:hAnsi="Aptos" w:cs="Times New Roman"/>
          <w:sz w:val="24"/>
          <w:szCs w:val="24"/>
          <w:lang w:val="de-DE" w:eastAsia="de-DE"/>
        </w:rPr>
        <w:br/>
        <w:t>Die regelmäßige Wartung und Funktionsprüfung der Rauchmelder erfolgt durch den Vermieter oder durch einen von ihm beauftragten Fachbetrieb. Der Mieter hat dem Vermieter oder dessen Dienstleister den Zugang zu den Räumen zu ermöglichen.</w:t>
      </w:r>
    </w:p>
    <w:p w14:paraId="36FD4BC9" w14:textId="77777777" w:rsidR="00247C0E" w:rsidRPr="00247C0E" w:rsidRDefault="00247C0E" w:rsidP="000F4C9A">
      <w:pPr>
        <w:spacing w:before="100" w:beforeAutospacing="1" w:after="100" w:afterAutospacing="1" w:line="360" w:lineRule="auto"/>
        <w:rPr>
          <w:rFonts w:ascii="Aptos" w:eastAsia="Times New Roman" w:hAnsi="Aptos" w:cs="Times New Roman"/>
          <w:sz w:val="24"/>
          <w:szCs w:val="24"/>
          <w:lang w:val="de-DE" w:eastAsia="de-DE"/>
        </w:rPr>
      </w:pPr>
      <w:r w:rsidRPr="00247C0E">
        <w:rPr>
          <w:rFonts w:ascii="Aptos" w:eastAsia="Times New Roman" w:hAnsi="Aptos" w:cs="Times New Roman"/>
          <w:sz w:val="24"/>
          <w:szCs w:val="24"/>
          <w:lang w:val="de-DE" w:eastAsia="de-DE"/>
        </w:rPr>
        <w:t xml:space="preserve">(4) </w:t>
      </w:r>
      <w:r w:rsidRPr="00247C0E">
        <w:rPr>
          <w:rFonts w:ascii="Aptos" w:eastAsia="Times New Roman" w:hAnsi="Aptos" w:cs="Times New Roman"/>
          <w:b/>
          <w:bCs/>
          <w:sz w:val="24"/>
          <w:szCs w:val="24"/>
          <w:lang w:val="de-DE" w:eastAsia="de-DE"/>
        </w:rPr>
        <w:t>Sicherheitsvorrang</w:t>
      </w:r>
      <w:r w:rsidRPr="00247C0E">
        <w:rPr>
          <w:rFonts w:ascii="Aptos" w:eastAsia="Times New Roman" w:hAnsi="Aptos" w:cs="Times New Roman"/>
          <w:sz w:val="24"/>
          <w:szCs w:val="24"/>
          <w:lang w:val="de-DE" w:eastAsia="de-DE"/>
        </w:rPr>
        <w:br/>
        <w:t>Die Rauchmelder dienen der Sicherheit aller Gebäudenutzer.</w:t>
      </w:r>
      <w:r w:rsidRPr="00247C0E">
        <w:rPr>
          <w:rFonts w:ascii="Aptos" w:eastAsia="Times New Roman" w:hAnsi="Aptos" w:cs="Times New Roman"/>
          <w:sz w:val="24"/>
          <w:szCs w:val="24"/>
          <w:lang w:val="de-DE" w:eastAsia="de-DE"/>
        </w:rPr>
        <w:br/>
        <w:t>Im Zweifel gehen Sicherheitsmaßnahmen und Funktionssicherstellungen dem Interesse des Mieters am ungestörten Betrieb vor.</w:t>
      </w:r>
    </w:p>
    <w:p w14:paraId="3109E4E6" w14:textId="5B4D1CFE" w:rsidR="00777651" w:rsidRPr="00551650" w:rsidRDefault="006A0519" w:rsidP="000F4C9A">
      <w:pPr>
        <w:pStyle w:val="berschrift2"/>
        <w:spacing w:line="360" w:lineRule="auto"/>
        <w:rPr>
          <w:rFonts w:ascii="Aptos" w:hAnsi="Aptos"/>
          <w:color w:val="auto"/>
          <w:sz w:val="28"/>
          <w:szCs w:val="28"/>
          <w:lang w:val="de-DE"/>
        </w:rPr>
      </w:pPr>
      <w:r w:rsidRPr="00551650">
        <w:rPr>
          <w:rFonts w:ascii="Aptos" w:hAnsi="Aptos"/>
          <w:color w:val="auto"/>
          <w:sz w:val="28"/>
          <w:szCs w:val="28"/>
          <w:lang w:val="de-DE"/>
        </w:rPr>
        <w:t xml:space="preserve">§ </w:t>
      </w:r>
      <w:r w:rsidR="00247C0E">
        <w:rPr>
          <w:rFonts w:ascii="Aptos" w:hAnsi="Aptos"/>
          <w:color w:val="auto"/>
          <w:sz w:val="28"/>
          <w:szCs w:val="28"/>
          <w:lang w:val="de-DE"/>
        </w:rPr>
        <w:t>7</w:t>
      </w:r>
      <w:r w:rsidRPr="00551650">
        <w:rPr>
          <w:rFonts w:ascii="Aptos" w:hAnsi="Aptos"/>
          <w:color w:val="auto"/>
          <w:sz w:val="28"/>
          <w:szCs w:val="28"/>
          <w:lang w:val="de-DE"/>
        </w:rPr>
        <w:t xml:space="preserve"> Vertragslaufzeit und Kündigungsfristen</w:t>
      </w:r>
    </w:p>
    <w:p w14:paraId="639F271D" w14:textId="3BC3D568" w:rsidR="00777651" w:rsidRPr="001307C0" w:rsidRDefault="00A054A7" w:rsidP="000F4C9A">
      <w:pPr>
        <w:spacing w:line="360" w:lineRule="auto"/>
        <w:rPr>
          <w:rFonts w:ascii="Aptos" w:hAnsi="Aptos"/>
          <w:sz w:val="24"/>
          <w:szCs w:val="24"/>
          <w:lang w:val="de-DE"/>
        </w:rPr>
      </w:pPr>
      <w:r w:rsidRPr="001307C0">
        <w:rPr>
          <w:rFonts w:ascii="Aptos" w:hAnsi="Aptos"/>
          <w:sz w:val="24"/>
          <w:szCs w:val="24"/>
          <w:lang w:val="de-DE"/>
        </w:rPr>
        <w:t xml:space="preserve">Das Mietverhältnis wird auf unbestimmte Zeit geschlossen und beginnt am </w:t>
      </w:r>
      <w:r w:rsidR="00501253" w:rsidRPr="005273E3">
        <w:rPr>
          <w:rFonts w:ascii="Aptos" w:hAnsi="Aptos"/>
          <w:b/>
          <w:bCs/>
          <w:sz w:val="24"/>
          <w:szCs w:val="24"/>
          <w:lang w:val="de-DE"/>
        </w:rPr>
        <w:t>01.05.2026</w:t>
      </w:r>
      <w:r w:rsidRPr="001307C0">
        <w:rPr>
          <w:rFonts w:ascii="Aptos" w:hAnsi="Aptos"/>
          <w:sz w:val="24"/>
          <w:szCs w:val="24"/>
          <w:lang w:val="de-DE"/>
        </w:rPr>
        <w:br/>
      </w:r>
      <w:r w:rsidR="00420EF5" w:rsidRPr="00420EF5">
        <w:rPr>
          <w:rFonts w:ascii="Aptos" w:hAnsi="Aptos"/>
          <w:sz w:val="24"/>
          <w:szCs w:val="24"/>
          <w:lang w:val="de-DE"/>
        </w:rPr>
        <w:t xml:space="preserve">Eine ordentliche Kündigung ist erstmals nach Ablauf von </w:t>
      </w:r>
      <w:r w:rsidR="00AA706A">
        <w:rPr>
          <w:rFonts w:ascii="Aptos" w:hAnsi="Aptos"/>
          <w:sz w:val="24"/>
          <w:szCs w:val="24"/>
          <w:lang w:val="de-DE"/>
        </w:rPr>
        <w:t>18</w:t>
      </w:r>
      <w:r w:rsidR="00420EF5" w:rsidRPr="00830E01">
        <w:rPr>
          <w:rFonts w:ascii="Aptos" w:hAnsi="Aptos"/>
          <w:sz w:val="24"/>
          <w:szCs w:val="24"/>
          <w:lang w:val="de-DE"/>
        </w:rPr>
        <w:t xml:space="preserve"> Monaten</w:t>
      </w:r>
      <w:r w:rsidR="00420EF5" w:rsidRPr="00420EF5">
        <w:rPr>
          <w:rFonts w:ascii="Aptos" w:hAnsi="Aptos"/>
          <w:sz w:val="24"/>
          <w:szCs w:val="24"/>
          <w:lang w:val="de-DE"/>
        </w:rPr>
        <w:t xml:space="preserve"> möglich.</w:t>
      </w:r>
      <w:r w:rsidR="00420EF5" w:rsidRPr="00420EF5">
        <w:rPr>
          <w:rFonts w:ascii="Aptos" w:hAnsi="Aptos"/>
          <w:sz w:val="24"/>
          <w:szCs w:val="24"/>
          <w:lang w:val="de-DE"/>
        </w:rPr>
        <w:br/>
      </w:r>
      <w:r w:rsidR="00420EF5" w:rsidRPr="00420EF5">
        <w:rPr>
          <w:rFonts w:ascii="Aptos" w:hAnsi="Aptos"/>
          <w:sz w:val="24"/>
          <w:szCs w:val="24"/>
          <w:lang w:val="de-DE"/>
        </w:rPr>
        <w:lastRenderedPageBreak/>
        <w:t xml:space="preserve">Danach kann der Vertrag von beiden Parteien mit einer Frist von </w:t>
      </w:r>
      <w:r w:rsidR="00AA706A">
        <w:rPr>
          <w:rFonts w:ascii="Aptos" w:hAnsi="Aptos"/>
          <w:sz w:val="24"/>
          <w:szCs w:val="24"/>
          <w:lang w:val="de-DE"/>
        </w:rPr>
        <w:t>3</w:t>
      </w:r>
      <w:r w:rsidR="00420EF5" w:rsidRPr="00830E01">
        <w:rPr>
          <w:rFonts w:ascii="Aptos" w:hAnsi="Aptos"/>
          <w:sz w:val="24"/>
          <w:szCs w:val="24"/>
          <w:lang w:val="de-DE"/>
        </w:rPr>
        <w:t xml:space="preserve"> Monaten</w:t>
      </w:r>
      <w:r w:rsidR="00420EF5" w:rsidRPr="00420EF5">
        <w:rPr>
          <w:rFonts w:ascii="Aptos" w:hAnsi="Aptos"/>
          <w:sz w:val="24"/>
          <w:szCs w:val="24"/>
          <w:lang w:val="de-DE"/>
        </w:rPr>
        <w:t xml:space="preserve"> zum </w:t>
      </w:r>
      <w:r w:rsidR="008B1631">
        <w:rPr>
          <w:rFonts w:ascii="Aptos" w:hAnsi="Aptos"/>
          <w:sz w:val="24"/>
          <w:szCs w:val="24"/>
          <w:lang w:val="de-DE"/>
        </w:rPr>
        <w:t>Q</w:t>
      </w:r>
      <w:r w:rsidR="00420EF5" w:rsidRPr="00830E01">
        <w:rPr>
          <w:rFonts w:ascii="Aptos" w:hAnsi="Aptos"/>
          <w:sz w:val="24"/>
          <w:szCs w:val="24"/>
          <w:lang w:val="de-DE"/>
        </w:rPr>
        <w:t>uartals</w:t>
      </w:r>
      <w:r w:rsidR="008B1631">
        <w:rPr>
          <w:rFonts w:ascii="Aptos" w:hAnsi="Aptos"/>
          <w:sz w:val="24"/>
          <w:szCs w:val="24"/>
          <w:lang w:val="de-DE"/>
        </w:rPr>
        <w:t>ende</w:t>
      </w:r>
      <w:r w:rsidR="00420EF5" w:rsidRPr="00420EF5">
        <w:rPr>
          <w:rFonts w:ascii="Aptos" w:hAnsi="Aptos"/>
          <w:sz w:val="24"/>
          <w:szCs w:val="24"/>
          <w:lang w:val="de-DE"/>
        </w:rPr>
        <w:t xml:space="preserve"> schriftlich gekündigt werden</w:t>
      </w:r>
      <w:r w:rsidR="00830E01">
        <w:rPr>
          <w:rFonts w:ascii="Aptos" w:hAnsi="Aptos"/>
          <w:sz w:val="24"/>
          <w:szCs w:val="24"/>
          <w:lang w:val="de-DE"/>
        </w:rPr>
        <w:t>.</w:t>
      </w:r>
    </w:p>
    <w:p w14:paraId="6BAC8263" w14:textId="4FF6F218" w:rsidR="00777651" w:rsidRPr="00247C0E" w:rsidRDefault="00A054A7" w:rsidP="000F4C9A">
      <w:pPr>
        <w:pStyle w:val="berschrift2"/>
        <w:spacing w:line="360" w:lineRule="auto"/>
        <w:rPr>
          <w:rFonts w:ascii="Aptos" w:hAnsi="Aptos"/>
          <w:color w:val="auto"/>
          <w:sz w:val="28"/>
          <w:szCs w:val="28"/>
          <w:lang w:val="de-DE"/>
        </w:rPr>
      </w:pPr>
      <w:r w:rsidRPr="00247C0E">
        <w:rPr>
          <w:rFonts w:ascii="Aptos" w:hAnsi="Aptos"/>
          <w:color w:val="auto"/>
          <w:sz w:val="28"/>
          <w:szCs w:val="28"/>
          <w:lang w:val="de-DE"/>
        </w:rPr>
        <w:t xml:space="preserve">§ </w:t>
      </w:r>
      <w:r w:rsidR="00D47C90">
        <w:rPr>
          <w:rFonts w:ascii="Aptos" w:hAnsi="Aptos"/>
          <w:color w:val="auto"/>
          <w:sz w:val="28"/>
          <w:szCs w:val="28"/>
          <w:lang w:val="de-DE"/>
        </w:rPr>
        <w:t>8</w:t>
      </w:r>
      <w:r w:rsidRPr="00247C0E">
        <w:rPr>
          <w:rFonts w:ascii="Aptos" w:hAnsi="Aptos"/>
          <w:color w:val="auto"/>
          <w:sz w:val="28"/>
          <w:szCs w:val="28"/>
          <w:lang w:val="de-DE"/>
        </w:rPr>
        <w:t xml:space="preserve"> Haftung und Gewährleistung</w:t>
      </w:r>
    </w:p>
    <w:p w14:paraId="37702960" w14:textId="77777777" w:rsidR="001B14C0" w:rsidRPr="001B14C0" w:rsidRDefault="001B14C0" w:rsidP="000F4C9A">
      <w:pPr>
        <w:spacing w:before="100" w:beforeAutospacing="1" w:after="100" w:afterAutospacing="1" w:line="360" w:lineRule="auto"/>
        <w:rPr>
          <w:rFonts w:ascii="Aptos" w:eastAsia="Times New Roman" w:hAnsi="Aptos" w:cs="Times New Roman"/>
          <w:sz w:val="24"/>
          <w:szCs w:val="24"/>
          <w:lang w:val="de-DE" w:eastAsia="de-DE"/>
        </w:rPr>
      </w:pPr>
      <w:r w:rsidRPr="001B14C0">
        <w:rPr>
          <w:rFonts w:ascii="Aptos" w:eastAsia="Times New Roman" w:hAnsi="Aptos" w:cs="Times New Roman"/>
          <w:sz w:val="24"/>
          <w:szCs w:val="24"/>
          <w:lang w:val="de-DE" w:eastAsia="de-DE"/>
        </w:rPr>
        <w:t xml:space="preserve">(1) </w:t>
      </w:r>
      <w:r w:rsidRPr="001B14C0">
        <w:rPr>
          <w:rFonts w:ascii="Aptos" w:eastAsia="Times New Roman" w:hAnsi="Aptos" w:cs="Times New Roman"/>
          <w:b/>
          <w:bCs/>
          <w:sz w:val="24"/>
          <w:szCs w:val="24"/>
          <w:lang w:val="de-DE" w:eastAsia="de-DE"/>
        </w:rPr>
        <w:t>Haftungsbegrenzung des Vermieters</w:t>
      </w:r>
      <w:r w:rsidRPr="001B14C0">
        <w:rPr>
          <w:rFonts w:ascii="Aptos" w:eastAsia="Times New Roman" w:hAnsi="Aptos" w:cs="Times New Roman"/>
          <w:sz w:val="24"/>
          <w:szCs w:val="24"/>
          <w:lang w:val="de-DE" w:eastAsia="de-DE"/>
        </w:rPr>
        <w:br/>
        <w:t>Der Vermieter haftet für bei Übergabe vorhandene oder während der Mietzeit entstehende Mängel nur bei Vorsatz oder grober Fahrlässigkeit. Eine verschuldensunabhängige Haftung des Vermieters ist ausgeschlossen. Schadensersatzansprüche wegen leichter Fahrlässigkeit bestehen nicht.</w:t>
      </w:r>
    </w:p>
    <w:p w14:paraId="64F01F9D" w14:textId="77777777" w:rsidR="001B14C0" w:rsidRPr="001B14C0" w:rsidRDefault="001B14C0" w:rsidP="000F4C9A">
      <w:pPr>
        <w:spacing w:before="100" w:beforeAutospacing="1" w:after="100" w:afterAutospacing="1" w:line="360" w:lineRule="auto"/>
        <w:rPr>
          <w:rFonts w:ascii="Aptos" w:eastAsia="Times New Roman" w:hAnsi="Aptos" w:cs="Times New Roman"/>
          <w:sz w:val="24"/>
          <w:szCs w:val="24"/>
          <w:lang w:val="de-DE" w:eastAsia="de-DE"/>
        </w:rPr>
      </w:pPr>
      <w:r w:rsidRPr="001B14C0">
        <w:rPr>
          <w:rFonts w:ascii="Aptos" w:eastAsia="Times New Roman" w:hAnsi="Aptos" w:cs="Times New Roman"/>
          <w:sz w:val="24"/>
          <w:szCs w:val="24"/>
          <w:lang w:val="de-DE" w:eastAsia="de-DE"/>
        </w:rPr>
        <w:t xml:space="preserve">(2) </w:t>
      </w:r>
      <w:r w:rsidRPr="001B14C0">
        <w:rPr>
          <w:rFonts w:ascii="Aptos" w:eastAsia="Times New Roman" w:hAnsi="Aptos" w:cs="Times New Roman"/>
          <w:b/>
          <w:bCs/>
          <w:sz w:val="24"/>
          <w:szCs w:val="24"/>
          <w:lang w:val="de-DE" w:eastAsia="de-DE"/>
        </w:rPr>
        <w:t>Ausschluss mittelbarer Schäden</w:t>
      </w:r>
      <w:r w:rsidRPr="001B14C0">
        <w:rPr>
          <w:rFonts w:ascii="Aptos" w:eastAsia="Times New Roman" w:hAnsi="Aptos" w:cs="Times New Roman"/>
          <w:sz w:val="24"/>
          <w:szCs w:val="24"/>
          <w:lang w:val="de-DE" w:eastAsia="de-DE"/>
        </w:rPr>
        <w:br/>
        <w:t>Der Vermieter haftet nicht für mittelbare Schäden, Folgeschäden oder Betriebsunterbrechungen des Mieters, es sei denn, diese beruhen auf vorsätzlichem Verhalten des Vermieters.</w:t>
      </w:r>
    </w:p>
    <w:p w14:paraId="6AF9BEC5" w14:textId="77777777" w:rsidR="001B14C0" w:rsidRPr="001B14C0" w:rsidRDefault="001B14C0" w:rsidP="000F4C9A">
      <w:pPr>
        <w:spacing w:before="100" w:beforeAutospacing="1" w:after="100" w:afterAutospacing="1" w:line="360" w:lineRule="auto"/>
        <w:rPr>
          <w:rFonts w:ascii="Aptos" w:eastAsia="Times New Roman" w:hAnsi="Aptos" w:cs="Times New Roman"/>
          <w:sz w:val="24"/>
          <w:szCs w:val="24"/>
          <w:lang w:val="de-DE" w:eastAsia="de-DE"/>
        </w:rPr>
      </w:pPr>
      <w:r w:rsidRPr="001B14C0">
        <w:rPr>
          <w:rFonts w:ascii="Aptos" w:eastAsia="Times New Roman" w:hAnsi="Aptos" w:cs="Times New Roman"/>
          <w:sz w:val="24"/>
          <w:szCs w:val="24"/>
          <w:lang w:val="de-DE" w:eastAsia="de-DE"/>
        </w:rPr>
        <w:t xml:space="preserve">(3) </w:t>
      </w:r>
      <w:r w:rsidRPr="001B14C0">
        <w:rPr>
          <w:rFonts w:ascii="Aptos" w:eastAsia="Times New Roman" w:hAnsi="Aptos" w:cs="Times New Roman"/>
          <w:b/>
          <w:bCs/>
          <w:sz w:val="24"/>
          <w:szCs w:val="24"/>
          <w:lang w:val="de-DE" w:eastAsia="de-DE"/>
        </w:rPr>
        <w:t>Anzeigepflicht des Mieters</w:t>
      </w:r>
      <w:r w:rsidRPr="001B14C0">
        <w:rPr>
          <w:rFonts w:ascii="Aptos" w:eastAsia="Times New Roman" w:hAnsi="Aptos" w:cs="Times New Roman"/>
          <w:sz w:val="24"/>
          <w:szCs w:val="24"/>
          <w:lang w:val="de-DE" w:eastAsia="de-DE"/>
        </w:rPr>
        <w:br/>
        <w:t>Der Mieter ist verpflichtet, Mängel oder Störungen unverzüglich schriftlich anzuzeigen. Unterlässt der Mieter die Anzeige oder verzögert er sie, entfallen sämtliche Gewährleistungsrechte und Schadensersatzansprüche, soweit der Vermieter den Schaden ohne verspätete Anzeige hätte verhindern oder mindern können.</w:t>
      </w:r>
    </w:p>
    <w:p w14:paraId="0A188B9F" w14:textId="77777777" w:rsidR="001B14C0" w:rsidRPr="001B14C0" w:rsidRDefault="001B14C0" w:rsidP="000F4C9A">
      <w:pPr>
        <w:spacing w:before="100" w:beforeAutospacing="1" w:after="100" w:afterAutospacing="1" w:line="360" w:lineRule="auto"/>
        <w:rPr>
          <w:rFonts w:ascii="Aptos" w:eastAsia="Times New Roman" w:hAnsi="Aptos" w:cs="Times New Roman"/>
          <w:sz w:val="24"/>
          <w:szCs w:val="24"/>
          <w:lang w:val="de-DE" w:eastAsia="de-DE"/>
        </w:rPr>
      </w:pPr>
      <w:r w:rsidRPr="001B14C0">
        <w:rPr>
          <w:rFonts w:ascii="Aptos" w:eastAsia="Times New Roman" w:hAnsi="Aptos" w:cs="Times New Roman"/>
          <w:sz w:val="24"/>
          <w:szCs w:val="24"/>
          <w:lang w:val="de-DE" w:eastAsia="de-DE"/>
        </w:rPr>
        <w:t xml:space="preserve">(4) </w:t>
      </w:r>
      <w:r w:rsidRPr="001B14C0">
        <w:rPr>
          <w:rFonts w:ascii="Aptos" w:eastAsia="Times New Roman" w:hAnsi="Aptos" w:cs="Times New Roman"/>
          <w:b/>
          <w:bCs/>
          <w:sz w:val="24"/>
          <w:szCs w:val="24"/>
          <w:lang w:val="de-DE" w:eastAsia="de-DE"/>
        </w:rPr>
        <w:t>Recht des Vermieters zur Bestimmung der Mängelbeseitigung</w:t>
      </w:r>
      <w:r w:rsidRPr="001B14C0">
        <w:rPr>
          <w:rFonts w:ascii="Aptos" w:eastAsia="Times New Roman" w:hAnsi="Aptos" w:cs="Times New Roman"/>
          <w:sz w:val="24"/>
          <w:szCs w:val="24"/>
          <w:lang w:val="de-DE" w:eastAsia="de-DE"/>
        </w:rPr>
        <w:br/>
        <w:t>Der Vermieter ist berechtigt, Art und Umfang der Mängelbeseitigung nach eigenem Ermessen zu bestimmen. Ansprüche auf Mietminderung bestehen erst ab dem Zeitpunkt, zu dem der Vermieter trotz angemessener Fristsetzung keine Maßnahmen eingeleitet hat.</w:t>
      </w:r>
    </w:p>
    <w:p w14:paraId="6AB11692" w14:textId="77777777" w:rsidR="001B14C0" w:rsidRPr="001B14C0" w:rsidRDefault="001B14C0" w:rsidP="000F4C9A">
      <w:pPr>
        <w:spacing w:before="100" w:beforeAutospacing="1" w:after="100" w:afterAutospacing="1" w:line="360" w:lineRule="auto"/>
        <w:rPr>
          <w:rFonts w:ascii="Aptos" w:eastAsia="Times New Roman" w:hAnsi="Aptos" w:cs="Times New Roman"/>
          <w:sz w:val="24"/>
          <w:szCs w:val="24"/>
          <w:lang w:val="de-DE" w:eastAsia="de-DE"/>
        </w:rPr>
      </w:pPr>
      <w:r w:rsidRPr="001B14C0">
        <w:rPr>
          <w:rFonts w:ascii="Aptos" w:eastAsia="Times New Roman" w:hAnsi="Aptos" w:cs="Times New Roman"/>
          <w:sz w:val="24"/>
          <w:szCs w:val="24"/>
          <w:lang w:val="de-DE" w:eastAsia="de-DE"/>
        </w:rPr>
        <w:t xml:space="preserve">(5) </w:t>
      </w:r>
      <w:r w:rsidRPr="001B14C0">
        <w:rPr>
          <w:rFonts w:ascii="Aptos" w:eastAsia="Times New Roman" w:hAnsi="Aptos" w:cs="Times New Roman"/>
          <w:b/>
          <w:bCs/>
          <w:sz w:val="24"/>
          <w:szCs w:val="24"/>
          <w:lang w:val="de-DE" w:eastAsia="de-DE"/>
        </w:rPr>
        <w:t>Haftung des Mieters für selbst verursachte Mängel</w:t>
      </w:r>
      <w:r w:rsidRPr="001B14C0">
        <w:rPr>
          <w:rFonts w:ascii="Aptos" w:eastAsia="Times New Roman" w:hAnsi="Aptos" w:cs="Times New Roman"/>
          <w:sz w:val="24"/>
          <w:szCs w:val="24"/>
          <w:lang w:val="de-DE" w:eastAsia="de-DE"/>
        </w:rPr>
        <w:br/>
        <w:t>Für Mängel oder Schäden, die durch unsachgemäße Nutzung, Veränderungen oder bauliche Maßnahmen des Mieters entstehen, haftet ausschließlich der Mieter. Der Vermieter ist in diesen Fällen nicht zur Instandsetzung verpflichtet.</w:t>
      </w:r>
    </w:p>
    <w:p w14:paraId="26BBC7A4" w14:textId="77777777" w:rsidR="001B14C0" w:rsidRDefault="001B14C0" w:rsidP="000F4C9A">
      <w:pPr>
        <w:spacing w:before="100" w:beforeAutospacing="1" w:after="100" w:afterAutospacing="1" w:line="360" w:lineRule="auto"/>
        <w:rPr>
          <w:rFonts w:ascii="Aptos" w:eastAsia="Times New Roman" w:hAnsi="Aptos" w:cs="Times New Roman"/>
          <w:sz w:val="24"/>
          <w:szCs w:val="24"/>
          <w:lang w:val="de-DE" w:eastAsia="de-DE"/>
        </w:rPr>
      </w:pPr>
      <w:r w:rsidRPr="001B14C0">
        <w:rPr>
          <w:rFonts w:ascii="Aptos" w:eastAsia="Times New Roman" w:hAnsi="Aptos" w:cs="Times New Roman"/>
          <w:sz w:val="24"/>
          <w:szCs w:val="24"/>
          <w:lang w:val="de-DE" w:eastAsia="de-DE"/>
        </w:rPr>
        <w:lastRenderedPageBreak/>
        <w:t xml:space="preserve">(6) </w:t>
      </w:r>
      <w:r w:rsidRPr="001B14C0">
        <w:rPr>
          <w:rFonts w:ascii="Aptos" w:eastAsia="Times New Roman" w:hAnsi="Aptos" w:cs="Times New Roman"/>
          <w:b/>
          <w:bCs/>
          <w:sz w:val="24"/>
          <w:szCs w:val="24"/>
          <w:lang w:val="de-DE" w:eastAsia="de-DE"/>
        </w:rPr>
        <w:t>Beweislastregelung</w:t>
      </w:r>
      <w:r w:rsidRPr="001B14C0">
        <w:rPr>
          <w:rFonts w:ascii="Aptos" w:eastAsia="Times New Roman" w:hAnsi="Aptos" w:cs="Times New Roman"/>
          <w:sz w:val="24"/>
          <w:szCs w:val="24"/>
          <w:lang w:val="de-DE" w:eastAsia="de-DE"/>
        </w:rPr>
        <w:br/>
        <w:t>Der Mieter trägt die Beweislast dafür, dass ein Mangel bereits bei Übergabe vorhanden war und vom Vermieter zu vertreten ist.</w:t>
      </w:r>
    </w:p>
    <w:p w14:paraId="660D101F" w14:textId="5F026FCC" w:rsidR="00A420C6" w:rsidRPr="00A420C6" w:rsidRDefault="00A420C6" w:rsidP="000F4C9A">
      <w:pPr>
        <w:keepNext/>
        <w:keepLines/>
        <w:spacing w:before="200" w:line="360" w:lineRule="auto"/>
        <w:outlineLvl w:val="1"/>
        <w:rPr>
          <w:rFonts w:ascii="Aptos" w:eastAsiaTheme="majorEastAsia" w:hAnsi="Aptos" w:cstheme="majorBidi"/>
          <w:b/>
          <w:bCs/>
          <w:sz w:val="28"/>
          <w:szCs w:val="28"/>
          <w:lang w:val="de-DE"/>
        </w:rPr>
      </w:pPr>
      <w:r w:rsidRPr="00A420C6">
        <w:rPr>
          <w:rFonts w:ascii="Aptos" w:eastAsiaTheme="majorEastAsia" w:hAnsi="Aptos" w:cstheme="majorBidi"/>
          <w:b/>
          <w:bCs/>
          <w:sz w:val="28"/>
          <w:szCs w:val="28"/>
          <w:lang w:val="de-DE"/>
        </w:rPr>
        <w:t xml:space="preserve">§ </w:t>
      </w:r>
      <w:r w:rsidR="00D47C90" w:rsidRPr="00D47C90">
        <w:rPr>
          <w:rFonts w:ascii="Aptos" w:eastAsiaTheme="majorEastAsia" w:hAnsi="Aptos" w:cstheme="majorBidi"/>
          <w:b/>
          <w:bCs/>
          <w:sz w:val="28"/>
          <w:szCs w:val="28"/>
          <w:lang w:val="de-DE"/>
        </w:rPr>
        <w:t>9</w:t>
      </w:r>
      <w:r w:rsidRPr="00A420C6">
        <w:rPr>
          <w:rFonts w:ascii="Aptos" w:eastAsiaTheme="majorEastAsia" w:hAnsi="Aptos" w:cstheme="majorBidi"/>
          <w:b/>
          <w:bCs/>
          <w:sz w:val="28"/>
          <w:szCs w:val="28"/>
          <w:lang w:val="de-DE"/>
        </w:rPr>
        <w:t xml:space="preserve"> Nutzungsrecht des Vermieters</w:t>
      </w:r>
    </w:p>
    <w:p w14:paraId="1E30705F" w14:textId="77777777" w:rsidR="00A420C6" w:rsidRPr="00A420C6" w:rsidRDefault="00A420C6" w:rsidP="000F4C9A">
      <w:pPr>
        <w:spacing w:before="100" w:beforeAutospacing="1" w:after="100" w:afterAutospacing="1" w:line="360" w:lineRule="auto"/>
        <w:rPr>
          <w:rFonts w:ascii="Aptos" w:eastAsia="Times New Roman" w:hAnsi="Aptos" w:cs="Times New Roman"/>
          <w:sz w:val="24"/>
          <w:szCs w:val="24"/>
          <w:lang w:val="de-DE" w:eastAsia="de-DE"/>
        </w:rPr>
      </w:pPr>
      <w:r w:rsidRPr="00A420C6">
        <w:rPr>
          <w:rFonts w:ascii="Aptos" w:eastAsia="Times New Roman" w:hAnsi="Aptos" w:cs="Times New Roman"/>
          <w:b/>
          <w:bCs/>
          <w:sz w:val="24"/>
          <w:szCs w:val="24"/>
          <w:lang w:val="de-DE" w:eastAsia="de-DE"/>
        </w:rPr>
        <w:t>(1) Erhaltungs- und Kontrollrechte</w:t>
      </w:r>
      <w:r w:rsidRPr="00A420C6">
        <w:rPr>
          <w:rFonts w:ascii="Aptos" w:eastAsia="Times New Roman" w:hAnsi="Aptos" w:cs="Times New Roman"/>
          <w:sz w:val="24"/>
          <w:szCs w:val="24"/>
          <w:lang w:val="de-DE" w:eastAsia="de-DE"/>
        </w:rPr>
        <w:br/>
        <w:t>Der Vermieter ist berechtigt, die Mieträume in angemessenen Abständen zu betreten, soweit dies zur Überprüfung des ordnungsgemäßen Zustands der Mietsache oder zur Durchführung notwendiger Erhaltungs-, Instandhaltungs- oder Modernisierungsmaßnahmen erforderlich ist. Die Ausübung dieses Rechts erfolgt nach vorheriger Ankündigung mit angemessener Frist, außer in Fällen dringender Gefahr.</w:t>
      </w:r>
    </w:p>
    <w:p w14:paraId="4353B0B2" w14:textId="54C305EF" w:rsidR="00A420C6" w:rsidRPr="00A420C6" w:rsidRDefault="00A420C6" w:rsidP="000F4C9A">
      <w:pPr>
        <w:spacing w:before="100" w:beforeAutospacing="1" w:after="100" w:afterAutospacing="1" w:line="360" w:lineRule="auto"/>
        <w:rPr>
          <w:rFonts w:ascii="Aptos" w:eastAsia="Times New Roman" w:hAnsi="Aptos" w:cs="Times New Roman"/>
          <w:sz w:val="24"/>
          <w:szCs w:val="24"/>
          <w:lang w:val="de-DE" w:eastAsia="de-DE"/>
        </w:rPr>
      </w:pPr>
      <w:r w:rsidRPr="00A420C6">
        <w:rPr>
          <w:rFonts w:ascii="Aptos" w:eastAsia="Times New Roman" w:hAnsi="Aptos" w:cs="Times New Roman"/>
          <w:b/>
          <w:bCs/>
          <w:sz w:val="24"/>
          <w:szCs w:val="24"/>
          <w:lang w:val="de-DE" w:eastAsia="de-DE"/>
        </w:rPr>
        <w:t>(2) Betretungsrecht bei Gefahr in Verzug</w:t>
      </w:r>
      <w:r w:rsidRPr="00A420C6">
        <w:rPr>
          <w:rFonts w:ascii="Aptos" w:eastAsia="Times New Roman" w:hAnsi="Aptos" w:cs="Times New Roman"/>
          <w:sz w:val="24"/>
          <w:szCs w:val="24"/>
          <w:lang w:val="de-DE" w:eastAsia="de-DE"/>
        </w:rPr>
        <w:br/>
      </w:r>
      <w:r w:rsidR="00C53BA0">
        <w:rPr>
          <w:rFonts w:ascii="Aptos" w:eastAsia="Times New Roman" w:hAnsi="Aptos" w:cs="Times New Roman"/>
          <w:sz w:val="24"/>
          <w:szCs w:val="24"/>
          <w:lang w:val="de-DE" w:eastAsia="de-DE"/>
        </w:rPr>
        <w:t>Bei</w:t>
      </w:r>
      <w:r w:rsidRPr="00A420C6">
        <w:rPr>
          <w:rFonts w:ascii="Aptos" w:eastAsia="Times New Roman" w:hAnsi="Aptos" w:cs="Times New Roman"/>
          <w:sz w:val="24"/>
          <w:szCs w:val="24"/>
          <w:lang w:val="de-DE" w:eastAsia="de-DE"/>
        </w:rPr>
        <w:t xml:space="preserve"> begründete</w:t>
      </w:r>
      <w:r w:rsidR="00C53BA0">
        <w:rPr>
          <w:rFonts w:ascii="Aptos" w:eastAsia="Times New Roman" w:hAnsi="Aptos" w:cs="Times New Roman"/>
          <w:sz w:val="24"/>
          <w:szCs w:val="24"/>
          <w:lang w:val="de-DE" w:eastAsia="de-DE"/>
        </w:rPr>
        <w:t>m</w:t>
      </w:r>
      <w:r w:rsidRPr="00A420C6">
        <w:rPr>
          <w:rFonts w:ascii="Aptos" w:eastAsia="Times New Roman" w:hAnsi="Aptos" w:cs="Times New Roman"/>
          <w:sz w:val="24"/>
          <w:szCs w:val="24"/>
          <w:lang w:val="de-DE" w:eastAsia="de-DE"/>
        </w:rPr>
        <w:t xml:space="preserve"> Verdacht auf eine Störung der Versorgungseinrichtungen, eine Gefahrenlage oder einen drohenden Schaden an der Mietsache ist der Vermieter berechtigt, die Mieträume ohne vorherige Ankündigung zu betreten oder betreten zu lassen.</w:t>
      </w:r>
    </w:p>
    <w:p w14:paraId="7CAE81BD" w14:textId="47028D8B" w:rsidR="00A420C6" w:rsidRPr="00A420C6" w:rsidRDefault="00A420C6" w:rsidP="000F4C9A">
      <w:pPr>
        <w:spacing w:before="100" w:beforeAutospacing="1" w:after="100" w:afterAutospacing="1" w:line="360" w:lineRule="auto"/>
        <w:rPr>
          <w:rFonts w:ascii="Aptos" w:eastAsia="Times New Roman" w:hAnsi="Aptos" w:cs="Times New Roman"/>
          <w:sz w:val="24"/>
          <w:szCs w:val="24"/>
          <w:lang w:val="de-DE" w:eastAsia="de-DE"/>
        </w:rPr>
      </w:pPr>
      <w:r w:rsidRPr="00A420C6">
        <w:rPr>
          <w:rFonts w:ascii="Aptos" w:eastAsia="Times New Roman" w:hAnsi="Aptos" w:cs="Times New Roman"/>
          <w:b/>
          <w:bCs/>
          <w:sz w:val="24"/>
          <w:szCs w:val="24"/>
          <w:lang w:val="de-DE" w:eastAsia="de-DE"/>
        </w:rPr>
        <w:t>(3) Besichtigungsrecht bei Veräußerung oder Neuvermietung</w:t>
      </w:r>
      <w:r w:rsidRPr="00A420C6">
        <w:rPr>
          <w:rFonts w:ascii="Aptos" w:eastAsia="Times New Roman" w:hAnsi="Aptos" w:cs="Times New Roman"/>
          <w:sz w:val="24"/>
          <w:szCs w:val="24"/>
          <w:lang w:val="de-DE" w:eastAsia="de-DE"/>
        </w:rPr>
        <w:br/>
      </w:r>
      <w:r w:rsidR="00C53BA0">
        <w:rPr>
          <w:rFonts w:ascii="Aptos" w:eastAsia="Times New Roman" w:hAnsi="Aptos" w:cs="Times New Roman"/>
          <w:sz w:val="24"/>
          <w:szCs w:val="24"/>
          <w:lang w:val="de-DE" w:eastAsia="de-DE"/>
        </w:rPr>
        <w:t>Bei</w:t>
      </w:r>
      <w:r w:rsidRPr="00A420C6">
        <w:rPr>
          <w:rFonts w:ascii="Aptos" w:eastAsia="Times New Roman" w:hAnsi="Aptos" w:cs="Times New Roman"/>
          <w:sz w:val="24"/>
          <w:szCs w:val="24"/>
          <w:lang w:val="de-DE" w:eastAsia="de-DE"/>
        </w:rPr>
        <w:t xml:space="preserve"> Veräußerung oder Neuvermietung des Objekts oder einzelner Einheiten ist </w:t>
      </w:r>
      <w:r w:rsidR="00C53BA0">
        <w:rPr>
          <w:rFonts w:ascii="Aptos" w:eastAsia="Times New Roman" w:hAnsi="Aptos" w:cs="Times New Roman"/>
          <w:sz w:val="24"/>
          <w:szCs w:val="24"/>
          <w:lang w:val="de-DE" w:eastAsia="de-DE"/>
        </w:rPr>
        <w:t>der Vermieter</w:t>
      </w:r>
      <w:r w:rsidRPr="00A420C6">
        <w:rPr>
          <w:rFonts w:ascii="Aptos" w:eastAsia="Times New Roman" w:hAnsi="Aptos" w:cs="Times New Roman"/>
          <w:sz w:val="24"/>
          <w:szCs w:val="24"/>
          <w:lang w:val="de-DE" w:eastAsia="de-DE"/>
        </w:rPr>
        <w:t xml:space="preserve"> berechtigt, die Mieträume mit Kauf- oder Mietinteressenten zu besichtigen. Eine Ankündigung hat mindestens 48 Stunden vorher zu erfolgen, es sei denn, der Mieter stimmt einem kurzfristigeren Termin zu.</w:t>
      </w:r>
    </w:p>
    <w:p w14:paraId="4DB43123" w14:textId="77777777" w:rsidR="00A420C6" w:rsidRPr="00A420C6" w:rsidRDefault="00A420C6" w:rsidP="000F4C9A">
      <w:pPr>
        <w:spacing w:before="100" w:beforeAutospacing="1" w:after="100" w:afterAutospacing="1" w:line="360" w:lineRule="auto"/>
        <w:rPr>
          <w:rFonts w:ascii="Aptos" w:eastAsia="Times New Roman" w:hAnsi="Aptos" w:cs="Times New Roman"/>
          <w:sz w:val="24"/>
          <w:szCs w:val="24"/>
          <w:lang w:val="de-DE" w:eastAsia="de-DE"/>
        </w:rPr>
      </w:pPr>
      <w:r w:rsidRPr="00A420C6">
        <w:rPr>
          <w:rFonts w:ascii="Aptos" w:eastAsia="Times New Roman" w:hAnsi="Aptos" w:cs="Times New Roman"/>
          <w:b/>
          <w:bCs/>
          <w:sz w:val="24"/>
          <w:szCs w:val="24"/>
          <w:lang w:val="de-DE" w:eastAsia="de-DE"/>
        </w:rPr>
        <w:t>(4) Wahrung der mieterseitigen Geschäftsbetriebsinteressen</w:t>
      </w:r>
      <w:r w:rsidRPr="00A420C6">
        <w:rPr>
          <w:rFonts w:ascii="Aptos" w:eastAsia="Times New Roman" w:hAnsi="Aptos" w:cs="Times New Roman"/>
          <w:sz w:val="24"/>
          <w:szCs w:val="24"/>
          <w:lang w:val="de-DE" w:eastAsia="de-DE"/>
        </w:rPr>
        <w:br/>
        <w:t>Bei allen Maßnahmen nach den Absätzen (1) bis (3) hat der Vermieter auf die betrieblichen Belange und Geschäftsabläufe des Mieters Rücksicht zu nehmen. Eine Beeinträchtigung des Geschäftsbetriebs ist auf das notwendige Maß zu begrenzen.</w:t>
      </w:r>
    </w:p>
    <w:p w14:paraId="14CDE0C3" w14:textId="77777777" w:rsidR="00A420C6" w:rsidRPr="00A420C6" w:rsidRDefault="00A420C6" w:rsidP="000F4C9A">
      <w:pPr>
        <w:spacing w:before="100" w:beforeAutospacing="1" w:after="100" w:afterAutospacing="1" w:line="360" w:lineRule="auto"/>
        <w:rPr>
          <w:rFonts w:ascii="Aptos" w:eastAsia="Times New Roman" w:hAnsi="Aptos" w:cs="Times New Roman"/>
          <w:sz w:val="24"/>
          <w:szCs w:val="24"/>
          <w:lang w:val="de-DE" w:eastAsia="de-DE"/>
        </w:rPr>
      </w:pPr>
      <w:r w:rsidRPr="00A420C6">
        <w:rPr>
          <w:rFonts w:ascii="Aptos" w:eastAsia="Times New Roman" w:hAnsi="Aptos" w:cs="Times New Roman"/>
          <w:b/>
          <w:bCs/>
          <w:sz w:val="24"/>
          <w:szCs w:val="24"/>
          <w:lang w:val="de-DE" w:eastAsia="de-DE"/>
        </w:rPr>
        <w:t>(5) Keine Nutzungsrechte zu eigenen Betriebszwecken</w:t>
      </w:r>
      <w:r w:rsidRPr="00A420C6">
        <w:rPr>
          <w:rFonts w:ascii="Aptos" w:eastAsia="Times New Roman" w:hAnsi="Aptos" w:cs="Times New Roman"/>
          <w:sz w:val="24"/>
          <w:szCs w:val="24"/>
          <w:lang w:val="de-DE" w:eastAsia="de-DE"/>
        </w:rPr>
        <w:br/>
        <w:t xml:space="preserve">Dem Vermieter stehen keine Rechte zur Nutzung der Mieträume für eigene </w:t>
      </w:r>
      <w:r w:rsidRPr="00A420C6">
        <w:rPr>
          <w:rFonts w:ascii="Aptos" w:eastAsia="Times New Roman" w:hAnsi="Aptos" w:cs="Times New Roman"/>
          <w:sz w:val="24"/>
          <w:szCs w:val="24"/>
          <w:lang w:val="de-DE" w:eastAsia="de-DE"/>
        </w:rPr>
        <w:lastRenderedPageBreak/>
        <w:t>gewerbliche Zwecke zu. Die Gebrauchsausübung des Vermieters beschränkt sich ausschließlich auf die in diesem Vertrag geregelten Kontroll-, Erhaltungs- und Besichtigungsrechte.</w:t>
      </w:r>
    </w:p>
    <w:p w14:paraId="39345289" w14:textId="77777777" w:rsidR="00A420C6" w:rsidRPr="00A420C6" w:rsidRDefault="00A420C6" w:rsidP="000F4C9A">
      <w:pPr>
        <w:spacing w:before="100" w:beforeAutospacing="1" w:after="100" w:afterAutospacing="1" w:line="360" w:lineRule="auto"/>
        <w:rPr>
          <w:rFonts w:ascii="Aptos" w:eastAsia="Times New Roman" w:hAnsi="Aptos" w:cs="Times New Roman"/>
          <w:sz w:val="24"/>
          <w:szCs w:val="24"/>
          <w:lang w:val="de-DE" w:eastAsia="de-DE"/>
        </w:rPr>
      </w:pPr>
      <w:r w:rsidRPr="00A420C6">
        <w:rPr>
          <w:rFonts w:ascii="Aptos" w:eastAsia="Times New Roman" w:hAnsi="Aptos" w:cs="Times New Roman"/>
          <w:b/>
          <w:bCs/>
          <w:sz w:val="24"/>
          <w:szCs w:val="24"/>
          <w:lang w:val="de-DE" w:eastAsia="de-DE"/>
        </w:rPr>
        <w:t>(6) Dokumentation auf Verlangen</w:t>
      </w:r>
      <w:r w:rsidRPr="00A420C6">
        <w:rPr>
          <w:rFonts w:ascii="Aptos" w:eastAsia="Times New Roman" w:hAnsi="Aptos" w:cs="Times New Roman"/>
          <w:sz w:val="24"/>
          <w:szCs w:val="24"/>
          <w:lang w:val="de-DE" w:eastAsia="de-DE"/>
        </w:rPr>
        <w:br/>
        <w:t>Der Vermieter dokumentiert auf Verlangen des Mieters Zeitpunkt, Zweck und Dauer des Zutritts zu den Mieträumen.</w:t>
      </w:r>
    </w:p>
    <w:p w14:paraId="31833416" w14:textId="6CF0FE21" w:rsidR="00067635" w:rsidRPr="00551650" w:rsidRDefault="006A0519" w:rsidP="000F4C9A">
      <w:pPr>
        <w:pStyle w:val="berschrift1"/>
        <w:spacing w:line="360" w:lineRule="auto"/>
        <w:rPr>
          <w:rFonts w:ascii="Aptos" w:eastAsia="Times New Roman" w:hAnsi="Aptos" w:cs="Times New Roman"/>
          <w:color w:val="auto"/>
          <w:kern w:val="36"/>
          <w:lang w:val="de-DE" w:eastAsia="de-DE"/>
        </w:rPr>
      </w:pPr>
      <w:r w:rsidRPr="00551650">
        <w:rPr>
          <w:rFonts w:ascii="Aptos" w:hAnsi="Aptos"/>
          <w:color w:val="auto"/>
          <w:lang w:val="de-DE"/>
        </w:rPr>
        <w:t xml:space="preserve">§ </w:t>
      </w:r>
      <w:r w:rsidR="00D47C90">
        <w:rPr>
          <w:rFonts w:ascii="Aptos" w:hAnsi="Aptos"/>
          <w:color w:val="auto"/>
          <w:lang w:val="de-DE"/>
        </w:rPr>
        <w:t>10</w:t>
      </w:r>
      <w:r w:rsidRPr="00551650">
        <w:rPr>
          <w:rFonts w:ascii="Aptos" w:hAnsi="Aptos"/>
          <w:color w:val="auto"/>
          <w:lang w:val="de-DE"/>
        </w:rPr>
        <w:t xml:space="preserve"> </w:t>
      </w:r>
      <w:r w:rsidR="00067635" w:rsidRPr="00551650">
        <w:rPr>
          <w:rFonts w:ascii="Aptos" w:eastAsia="Times New Roman" w:hAnsi="Aptos" w:cs="Times New Roman"/>
          <w:color w:val="auto"/>
          <w:kern w:val="36"/>
          <w:lang w:val="de-DE" w:eastAsia="de-DE"/>
        </w:rPr>
        <w:t>Datenschutz / IT-Sicherheit</w:t>
      </w:r>
    </w:p>
    <w:p w14:paraId="1171F694" w14:textId="77777777"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(1) Verantwortungsbereich des Mieters</w:t>
      </w:r>
      <w:r w:rsidRPr="00067635">
        <w:rPr>
          <w:rFonts w:ascii="Aptos" w:eastAsia="Times New Roman" w:hAnsi="Aptos" w:cs="Times New Roman"/>
          <w:sz w:val="24"/>
          <w:szCs w:val="24"/>
          <w:lang w:val="de-DE" w:eastAsia="de-DE"/>
        </w:rPr>
        <w:br/>
        <w:t>Der Mieter ist für die Einhaltung aller datenschutzrechtlichen Bestimmungen, insbesondere der DSGVO und des BDSG, in seinem Geschäftsbereich eigenverantwortlich zuständig.</w:t>
      </w:r>
      <w:r w:rsidRPr="00067635">
        <w:rPr>
          <w:rFonts w:ascii="Aptos" w:eastAsia="Times New Roman" w:hAnsi="Aptos" w:cs="Times New Roman"/>
          <w:sz w:val="24"/>
          <w:szCs w:val="24"/>
          <w:lang w:val="de-DE" w:eastAsia="de-DE"/>
        </w:rPr>
        <w:br/>
        <w:t>Dies umfasst insbesondere:</w:t>
      </w:r>
    </w:p>
    <w:p w14:paraId="5C0D4349" w14:textId="77777777" w:rsidR="00067635" w:rsidRPr="00067635" w:rsidRDefault="00067635" w:rsidP="004E165E">
      <w:pPr>
        <w:numPr>
          <w:ilvl w:val="0"/>
          <w:numId w:val="7"/>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die ordnungsgemäße Verarbeitung personenbezogener Daten,</w:t>
      </w:r>
    </w:p>
    <w:p w14:paraId="03DB3837" w14:textId="77777777" w:rsidR="00067635" w:rsidRPr="00067635" w:rsidRDefault="00067635" w:rsidP="004E165E">
      <w:pPr>
        <w:numPr>
          <w:ilvl w:val="0"/>
          <w:numId w:val="7"/>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die sichere Aufbewahrung sensibler Unterlagen,</w:t>
      </w:r>
    </w:p>
    <w:p w14:paraId="0C0850A7" w14:textId="77777777" w:rsidR="00067635" w:rsidRPr="00067635" w:rsidRDefault="00067635" w:rsidP="004E165E">
      <w:pPr>
        <w:numPr>
          <w:ilvl w:val="0"/>
          <w:numId w:val="7"/>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Zugriffsschutz für seine IT-Systeme und Endgeräte,</w:t>
      </w:r>
    </w:p>
    <w:p w14:paraId="360AD2C3" w14:textId="77777777" w:rsidR="00067635" w:rsidRPr="00067635" w:rsidRDefault="00067635" w:rsidP="004E165E">
      <w:pPr>
        <w:numPr>
          <w:ilvl w:val="0"/>
          <w:numId w:val="7"/>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die Schulung seiner Mitarbeiter im Umgang mit Daten und Systemen.</w:t>
      </w:r>
    </w:p>
    <w:p w14:paraId="5844503D" w14:textId="39B5494F"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(2) Nutzung des Internetanschlusses des Vermieters</w:t>
      </w:r>
      <w:r w:rsidRPr="00067635">
        <w:rPr>
          <w:rFonts w:ascii="Aptos" w:eastAsia="Times New Roman" w:hAnsi="Aptos" w:cs="Times New Roman"/>
          <w:sz w:val="24"/>
          <w:szCs w:val="24"/>
          <w:lang w:val="de-DE" w:eastAsia="de-DE"/>
        </w:rPr>
        <w:br/>
        <w:t>Der Mieter erhält Zugang zu</w:t>
      </w:r>
      <w:r w:rsidR="00C53BA0">
        <w:rPr>
          <w:rFonts w:ascii="Aptos" w:eastAsia="Times New Roman" w:hAnsi="Aptos" w:cs="Times New Roman"/>
          <w:sz w:val="24"/>
          <w:szCs w:val="24"/>
          <w:lang w:val="de-DE" w:eastAsia="de-DE"/>
        </w:rPr>
        <w:t xml:space="preserve"> de</w:t>
      </w:r>
      <w:r w:rsidRPr="00067635">
        <w:rPr>
          <w:rFonts w:ascii="Aptos" w:eastAsia="Times New Roman" w:hAnsi="Aptos" w:cs="Times New Roman"/>
          <w:sz w:val="24"/>
          <w:szCs w:val="24"/>
          <w:lang w:val="de-DE" w:eastAsia="de-DE"/>
        </w:rPr>
        <w:t>m im Gebäude vorhandenen Internetanschluss. Die Nutzung erfolgt im Rahmen des Mietverhältnisses</w:t>
      </w:r>
      <w:r w:rsidR="00F4265A">
        <w:rPr>
          <w:rFonts w:ascii="Aptos" w:eastAsia="Times New Roman" w:hAnsi="Aptos" w:cs="Times New Roman"/>
          <w:sz w:val="24"/>
          <w:szCs w:val="24"/>
          <w:lang w:val="de-DE" w:eastAsia="de-DE"/>
        </w:rPr>
        <w:t xml:space="preserve"> entsprechend des oben aufgeführten Entgelts</w:t>
      </w:r>
      <w:r w:rsidRPr="00067635">
        <w:rPr>
          <w:rFonts w:ascii="Aptos" w:eastAsia="Times New Roman" w:hAnsi="Aptos" w:cs="Times New Roman"/>
          <w:sz w:val="24"/>
          <w:szCs w:val="24"/>
          <w:lang w:val="de-DE" w:eastAsia="de-DE"/>
        </w:rPr>
        <w:t>.</w:t>
      </w:r>
    </w:p>
    <w:p w14:paraId="4FC7265A" w14:textId="77777777"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Dem Mieter ist untersagt, über diesen Anschluss:</w:t>
      </w:r>
    </w:p>
    <w:p w14:paraId="26171DA5" w14:textId="77777777" w:rsidR="00067635" w:rsidRPr="00067635" w:rsidRDefault="00067635" w:rsidP="004E165E">
      <w:pPr>
        <w:numPr>
          <w:ilvl w:val="0"/>
          <w:numId w:val="8"/>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illegale Inhalte</w:t>
      </w:r>
      <w:r w:rsidRPr="00067635">
        <w:rPr>
          <w:rFonts w:ascii="Aptos" w:eastAsia="Times New Roman" w:hAnsi="Aptos" w:cs="Times New Roman"/>
          <w:sz w:val="24"/>
          <w:szCs w:val="24"/>
          <w:lang w:val="de-DE" w:eastAsia="de-DE"/>
        </w:rPr>
        <w:t xml:space="preserve"> abzurufen, zu verbreiten oder bereitzustellen,</w:t>
      </w:r>
    </w:p>
    <w:p w14:paraId="5FD8F956" w14:textId="77777777" w:rsidR="00067635" w:rsidRPr="00067635" w:rsidRDefault="00067635" w:rsidP="004E165E">
      <w:pPr>
        <w:numPr>
          <w:ilvl w:val="0"/>
          <w:numId w:val="8"/>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Schadsoftware einzuspeisen,</w:t>
      </w:r>
    </w:p>
    <w:p w14:paraId="21E25380" w14:textId="77777777" w:rsidR="00067635" w:rsidRPr="00067635" w:rsidRDefault="00067635" w:rsidP="004E165E">
      <w:pPr>
        <w:numPr>
          <w:ilvl w:val="0"/>
          <w:numId w:val="8"/>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lastRenderedPageBreak/>
        <w:t>den Anschluss für rechtswidrige oder sicherheitsgefährdende Zwecke zu verwenden.</w:t>
      </w:r>
    </w:p>
    <w:p w14:paraId="54BEDB99" w14:textId="77777777"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(3) IT-Sicherheitsmaßnahmen des Mieters</w:t>
      </w:r>
      <w:r w:rsidRPr="00067635">
        <w:rPr>
          <w:rFonts w:ascii="Aptos" w:eastAsia="Times New Roman" w:hAnsi="Aptos" w:cs="Times New Roman"/>
          <w:sz w:val="24"/>
          <w:szCs w:val="24"/>
          <w:lang w:val="de-DE" w:eastAsia="de-DE"/>
        </w:rPr>
        <w:br/>
        <w:t>Der Mieter ist verpflichtet, seine IT-Infrastruktur (Computer, Tablets, Smartphones, Server, Netzwerkgeräte) eigenverantwortlich zu schützen.</w:t>
      </w:r>
      <w:r w:rsidRPr="00067635">
        <w:rPr>
          <w:rFonts w:ascii="Aptos" w:eastAsia="Times New Roman" w:hAnsi="Aptos" w:cs="Times New Roman"/>
          <w:sz w:val="24"/>
          <w:szCs w:val="24"/>
          <w:lang w:val="de-DE" w:eastAsia="de-DE"/>
        </w:rPr>
        <w:br/>
        <w:t>Hierzu gehören insbesondere:</w:t>
      </w:r>
    </w:p>
    <w:p w14:paraId="38FB5872" w14:textId="77777777" w:rsidR="00067635" w:rsidRPr="00067635" w:rsidRDefault="00067635" w:rsidP="004E165E">
      <w:pPr>
        <w:numPr>
          <w:ilvl w:val="0"/>
          <w:numId w:val="9"/>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 xml:space="preserve">der Einsatz einer geeigneten </w:t>
      </w:r>
      <w:r w:rsidRPr="00067635">
        <w:rPr>
          <w:rFonts w:ascii="Aptos" w:eastAsia="Times New Roman" w:hAnsi="Aptos" w:cs="Times New Roman"/>
          <w:b/>
          <w:bCs/>
          <w:sz w:val="24"/>
          <w:szCs w:val="24"/>
          <w:lang w:val="de-DE" w:eastAsia="de-DE"/>
        </w:rPr>
        <w:t>Firewall / Endpoint-Security</w:t>
      </w:r>
      <w:r w:rsidRPr="00067635">
        <w:rPr>
          <w:rFonts w:ascii="Aptos" w:eastAsia="Times New Roman" w:hAnsi="Aptos" w:cs="Times New Roman"/>
          <w:sz w:val="24"/>
          <w:szCs w:val="24"/>
          <w:lang w:val="de-DE" w:eastAsia="de-DE"/>
        </w:rPr>
        <w:t xml:space="preserve"> (z. B. SOPHOS oder vergleichbare Systeme),</w:t>
      </w:r>
    </w:p>
    <w:p w14:paraId="1D7CF26B" w14:textId="77777777" w:rsidR="00067635" w:rsidRPr="00067635" w:rsidRDefault="00067635" w:rsidP="004E165E">
      <w:pPr>
        <w:numPr>
          <w:ilvl w:val="0"/>
          <w:numId w:val="9"/>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regelmäßige Updates und Sicherheits-Patches,</w:t>
      </w:r>
    </w:p>
    <w:p w14:paraId="5D6CC704" w14:textId="77777777" w:rsidR="00067635" w:rsidRPr="00067635" w:rsidRDefault="00067635" w:rsidP="004E165E">
      <w:pPr>
        <w:numPr>
          <w:ilvl w:val="0"/>
          <w:numId w:val="9"/>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Schutz vor Datenverlust, Malware, Phishing und Ransomware,</w:t>
      </w:r>
    </w:p>
    <w:p w14:paraId="311BBD9E" w14:textId="77777777" w:rsidR="00067635" w:rsidRPr="00067635" w:rsidRDefault="00067635" w:rsidP="004E165E">
      <w:pPr>
        <w:numPr>
          <w:ilvl w:val="0"/>
          <w:numId w:val="9"/>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sichere Passwörter und Zugriffskontrolle.</w:t>
      </w:r>
    </w:p>
    <w:p w14:paraId="10463616" w14:textId="77777777"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 xml:space="preserve">Der Vermieter stellt </w:t>
      </w:r>
      <w:r w:rsidRPr="00067635">
        <w:rPr>
          <w:rFonts w:ascii="Aptos" w:eastAsia="Times New Roman" w:hAnsi="Aptos" w:cs="Times New Roman"/>
          <w:b/>
          <w:bCs/>
          <w:sz w:val="24"/>
          <w:szCs w:val="24"/>
          <w:lang w:val="de-DE" w:eastAsia="de-DE"/>
        </w:rPr>
        <w:t>keine IT-Sicherheitslösungen</w:t>
      </w:r>
      <w:r w:rsidRPr="00067635">
        <w:rPr>
          <w:rFonts w:ascii="Aptos" w:eastAsia="Times New Roman" w:hAnsi="Aptos" w:cs="Times New Roman"/>
          <w:sz w:val="24"/>
          <w:szCs w:val="24"/>
          <w:lang w:val="de-DE" w:eastAsia="de-DE"/>
        </w:rPr>
        <w:t xml:space="preserve"> für Endgeräte des Mieters bereit.</w:t>
      </w:r>
    </w:p>
    <w:p w14:paraId="7C0BD704" w14:textId="2F2B4039" w:rsidR="00403CB2"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 xml:space="preserve">(4) </w:t>
      </w:r>
      <w:r w:rsidR="00C53BA0">
        <w:rPr>
          <w:rFonts w:ascii="Aptos" w:eastAsia="Times New Roman" w:hAnsi="Aptos" w:cs="Times New Roman"/>
          <w:b/>
          <w:bCs/>
          <w:sz w:val="24"/>
          <w:szCs w:val="24"/>
          <w:lang w:val="de-DE" w:eastAsia="de-DE"/>
        </w:rPr>
        <w:t>IP-</w:t>
      </w:r>
      <w:r w:rsidRPr="00067635">
        <w:rPr>
          <w:rFonts w:ascii="Aptos" w:eastAsia="Times New Roman" w:hAnsi="Aptos" w:cs="Times New Roman"/>
          <w:b/>
          <w:bCs/>
          <w:sz w:val="24"/>
          <w:szCs w:val="24"/>
          <w:lang w:val="de-DE" w:eastAsia="de-DE"/>
        </w:rPr>
        <w:t>Telefonan</w:t>
      </w:r>
      <w:r w:rsidR="00C53BA0">
        <w:rPr>
          <w:rFonts w:ascii="Aptos" w:eastAsia="Times New Roman" w:hAnsi="Aptos" w:cs="Times New Roman"/>
          <w:b/>
          <w:bCs/>
          <w:sz w:val="24"/>
          <w:szCs w:val="24"/>
          <w:lang w:val="de-DE" w:eastAsia="de-DE"/>
        </w:rPr>
        <w:t xml:space="preserve">schluss </w:t>
      </w:r>
      <w:r w:rsidRPr="00067635">
        <w:rPr>
          <w:rFonts w:ascii="Aptos" w:eastAsia="Times New Roman" w:hAnsi="Aptos" w:cs="Times New Roman"/>
          <w:b/>
          <w:bCs/>
          <w:sz w:val="24"/>
          <w:szCs w:val="24"/>
          <w:lang w:val="de-DE" w:eastAsia="de-DE"/>
        </w:rPr>
        <w:t>und Rufnummern</w:t>
      </w:r>
      <w:r w:rsidRPr="00067635">
        <w:rPr>
          <w:rFonts w:ascii="Aptos" w:eastAsia="Times New Roman" w:hAnsi="Aptos" w:cs="Times New Roman"/>
          <w:sz w:val="24"/>
          <w:szCs w:val="24"/>
          <w:lang w:val="de-DE" w:eastAsia="de-DE"/>
        </w:rPr>
        <w:br/>
        <w:t xml:space="preserve">Der Mieter erhält </w:t>
      </w:r>
      <w:r w:rsidR="004B61AA">
        <w:rPr>
          <w:rFonts w:ascii="Aptos" w:eastAsia="Times New Roman" w:hAnsi="Aptos" w:cs="Times New Roman"/>
          <w:sz w:val="24"/>
          <w:szCs w:val="24"/>
          <w:lang w:val="de-DE" w:eastAsia="de-DE"/>
        </w:rPr>
        <w:t xml:space="preserve">folgende </w:t>
      </w:r>
      <w:r w:rsidRPr="00067635">
        <w:rPr>
          <w:rFonts w:ascii="Aptos" w:eastAsia="Times New Roman" w:hAnsi="Aptos" w:cs="Times New Roman"/>
          <w:sz w:val="24"/>
          <w:szCs w:val="24"/>
          <w:lang w:val="de-DE" w:eastAsia="de-DE"/>
        </w:rPr>
        <w:t>zwei Rufnummern über d</w:t>
      </w:r>
      <w:r w:rsidR="00D06447">
        <w:rPr>
          <w:rFonts w:ascii="Aptos" w:eastAsia="Times New Roman" w:hAnsi="Aptos" w:cs="Times New Roman"/>
          <w:sz w:val="24"/>
          <w:szCs w:val="24"/>
          <w:lang w:val="de-DE" w:eastAsia="de-DE"/>
        </w:rPr>
        <w:t>en IP-Telefonanschluss:</w:t>
      </w:r>
    </w:p>
    <w:p w14:paraId="1408BE0D" w14:textId="77777777" w:rsidR="00403CB2" w:rsidRDefault="00403CB2" w:rsidP="000F4C9A">
      <w:pPr>
        <w:spacing w:before="100" w:beforeAutospacing="1" w:after="100" w:afterAutospacing="1" w:line="360" w:lineRule="auto"/>
        <w:rPr>
          <w:rFonts w:ascii="Aptos" w:eastAsia="Times New Roman" w:hAnsi="Aptos" w:cs="Times New Roman"/>
          <w:sz w:val="24"/>
          <w:szCs w:val="24"/>
          <w:lang w:val="de-DE" w:eastAsia="de-DE"/>
        </w:rPr>
      </w:pPr>
      <w:r>
        <w:rPr>
          <w:rFonts w:ascii="Aptos" w:eastAsia="Times New Roman" w:hAnsi="Aptos" w:cs="Times New Roman"/>
          <w:sz w:val="24"/>
          <w:szCs w:val="24"/>
          <w:lang w:val="de-DE" w:eastAsia="de-DE"/>
        </w:rPr>
        <w:t>+49 9771 63535-20</w:t>
      </w:r>
    </w:p>
    <w:p w14:paraId="7B0AC222" w14:textId="77777777" w:rsidR="00C979A3" w:rsidRDefault="00403CB2" w:rsidP="000F4C9A">
      <w:pPr>
        <w:spacing w:line="360" w:lineRule="auto"/>
        <w:rPr>
          <w:rFonts w:ascii="Aptos" w:eastAsia="Times New Roman" w:hAnsi="Aptos" w:cs="Times New Roman"/>
          <w:sz w:val="24"/>
          <w:szCs w:val="24"/>
          <w:lang w:val="de-DE" w:eastAsia="de-DE"/>
        </w:rPr>
      </w:pPr>
      <w:r>
        <w:rPr>
          <w:rFonts w:ascii="Aptos" w:eastAsia="Times New Roman" w:hAnsi="Aptos" w:cs="Times New Roman"/>
          <w:sz w:val="24"/>
          <w:szCs w:val="24"/>
          <w:lang w:val="de-DE" w:eastAsia="de-DE"/>
        </w:rPr>
        <w:t>+49 9771 63535-21</w:t>
      </w:r>
      <w:r w:rsidR="00067635" w:rsidRPr="00067635">
        <w:rPr>
          <w:rFonts w:ascii="Aptos" w:eastAsia="Times New Roman" w:hAnsi="Aptos" w:cs="Times New Roman"/>
          <w:sz w:val="24"/>
          <w:szCs w:val="24"/>
          <w:lang w:val="de-DE" w:eastAsia="de-DE"/>
        </w:rPr>
        <w:br/>
      </w:r>
    </w:p>
    <w:p w14:paraId="70959BBE" w14:textId="017EDDAC" w:rsidR="00067635" w:rsidRPr="00067635" w:rsidRDefault="00C979A3" w:rsidP="000F4C9A">
      <w:pPr>
        <w:spacing w:line="360" w:lineRule="auto"/>
        <w:rPr>
          <w:rFonts w:ascii="Aptos" w:eastAsia="Times New Roman" w:hAnsi="Aptos" w:cs="Times New Roman"/>
          <w:sz w:val="24"/>
          <w:szCs w:val="24"/>
          <w:lang w:val="de-DE" w:eastAsia="de-DE"/>
        </w:rPr>
      </w:pPr>
      <w:r>
        <w:rPr>
          <w:rFonts w:ascii="Aptos" w:eastAsia="Times New Roman" w:hAnsi="Aptos" w:cs="Times New Roman"/>
          <w:sz w:val="24"/>
          <w:szCs w:val="24"/>
          <w:lang w:val="de-DE" w:eastAsia="de-DE"/>
        </w:rPr>
        <w:t>Damit ist es möglich</w:t>
      </w:r>
      <w:r w:rsidR="00067635" w:rsidRPr="00067635">
        <w:rPr>
          <w:rFonts w:ascii="Aptos" w:eastAsia="Times New Roman" w:hAnsi="Aptos" w:cs="Times New Roman"/>
          <w:sz w:val="24"/>
          <w:szCs w:val="24"/>
          <w:lang w:val="de-DE" w:eastAsia="de-DE"/>
        </w:rPr>
        <w:t>:</w:t>
      </w:r>
    </w:p>
    <w:p w14:paraId="3684B93E" w14:textId="3C649EC6" w:rsidR="00067635" w:rsidRPr="00067635" w:rsidRDefault="00067635" w:rsidP="004E165E">
      <w:pPr>
        <w:numPr>
          <w:ilvl w:val="0"/>
          <w:numId w:val="10"/>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 xml:space="preserve">eingehende und ausgehende Gespräche </w:t>
      </w:r>
      <w:r w:rsidR="00C53BA0">
        <w:rPr>
          <w:rFonts w:ascii="Aptos" w:eastAsia="Times New Roman" w:hAnsi="Aptos" w:cs="Times New Roman"/>
          <w:sz w:val="24"/>
          <w:szCs w:val="24"/>
          <w:lang w:val="de-DE" w:eastAsia="de-DE"/>
        </w:rPr>
        <w:t xml:space="preserve">zu </w:t>
      </w:r>
      <w:r w:rsidRPr="00067635">
        <w:rPr>
          <w:rFonts w:ascii="Aptos" w:eastAsia="Times New Roman" w:hAnsi="Aptos" w:cs="Times New Roman"/>
          <w:sz w:val="24"/>
          <w:szCs w:val="24"/>
          <w:lang w:val="de-DE" w:eastAsia="de-DE"/>
        </w:rPr>
        <w:t>führen,</w:t>
      </w:r>
    </w:p>
    <w:p w14:paraId="1CC344AF" w14:textId="387873E7" w:rsidR="00067635" w:rsidRPr="00067635" w:rsidRDefault="00067635" w:rsidP="004E165E">
      <w:pPr>
        <w:numPr>
          <w:ilvl w:val="0"/>
          <w:numId w:val="10"/>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 xml:space="preserve">interne Gespräche </w:t>
      </w:r>
      <w:r w:rsidR="00C53BA0">
        <w:rPr>
          <w:rFonts w:ascii="Aptos" w:eastAsia="Times New Roman" w:hAnsi="Aptos" w:cs="Times New Roman"/>
          <w:sz w:val="24"/>
          <w:szCs w:val="24"/>
          <w:lang w:val="de-DE" w:eastAsia="de-DE"/>
        </w:rPr>
        <w:t xml:space="preserve">zu </w:t>
      </w:r>
      <w:r w:rsidRPr="00067635">
        <w:rPr>
          <w:rFonts w:ascii="Aptos" w:eastAsia="Times New Roman" w:hAnsi="Aptos" w:cs="Times New Roman"/>
          <w:sz w:val="24"/>
          <w:szCs w:val="24"/>
          <w:lang w:val="de-DE" w:eastAsia="de-DE"/>
        </w:rPr>
        <w:t>vermitteln oder entgegen</w:t>
      </w:r>
      <w:r w:rsidR="00C53BA0">
        <w:rPr>
          <w:rFonts w:ascii="Aptos" w:eastAsia="Times New Roman" w:hAnsi="Aptos" w:cs="Times New Roman"/>
          <w:sz w:val="24"/>
          <w:szCs w:val="24"/>
          <w:lang w:val="de-DE" w:eastAsia="de-DE"/>
        </w:rPr>
        <w:t>zu</w:t>
      </w:r>
      <w:r w:rsidRPr="00067635">
        <w:rPr>
          <w:rFonts w:ascii="Aptos" w:eastAsia="Times New Roman" w:hAnsi="Aptos" w:cs="Times New Roman"/>
          <w:sz w:val="24"/>
          <w:szCs w:val="24"/>
          <w:lang w:val="de-DE" w:eastAsia="de-DE"/>
        </w:rPr>
        <w:t>nehmen,</w:t>
      </w:r>
    </w:p>
    <w:p w14:paraId="0A2EBA28" w14:textId="5EFC83F7" w:rsidR="00067635" w:rsidRPr="00067635" w:rsidRDefault="00067635" w:rsidP="004E165E">
      <w:pPr>
        <w:numPr>
          <w:ilvl w:val="0"/>
          <w:numId w:val="10"/>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 xml:space="preserve">Anrufbeantworter und Sprachnachrichten eigenständig </w:t>
      </w:r>
      <w:r w:rsidR="00C53BA0">
        <w:rPr>
          <w:rFonts w:ascii="Aptos" w:eastAsia="Times New Roman" w:hAnsi="Aptos" w:cs="Times New Roman"/>
          <w:sz w:val="24"/>
          <w:szCs w:val="24"/>
          <w:lang w:val="de-DE" w:eastAsia="de-DE"/>
        </w:rPr>
        <w:t xml:space="preserve">zu </w:t>
      </w:r>
      <w:r w:rsidRPr="00067635">
        <w:rPr>
          <w:rFonts w:ascii="Aptos" w:eastAsia="Times New Roman" w:hAnsi="Aptos" w:cs="Times New Roman"/>
          <w:sz w:val="24"/>
          <w:szCs w:val="24"/>
          <w:lang w:val="de-DE" w:eastAsia="de-DE"/>
        </w:rPr>
        <w:t>nutzen</w:t>
      </w:r>
    </w:p>
    <w:p w14:paraId="792F2A73" w14:textId="77777777"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(5) Datensicherheit und Gebäudesicherheit</w:t>
      </w:r>
      <w:r w:rsidRPr="00067635">
        <w:rPr>
          <w:rFonts w:ascii="Aptos" w:eastAsia="Times New Roman" w:hAnsi="Aptos" w:cs="Times New Roman"/>
          <w:sz w:val="24"/>
          <w:szCs w:val="24"/>
          <w:lang w:val="de-DE" w:eastAsia="de-DE"/>
        </w:rPr>
        <w:br/>
        <w:t>Zur Sicherheit der im Gebäude ansässigen Unternehmen verpflichtet sich der Mieter:</w:t>
      </w:r>
    </w:p>
    <w:p w14:paraId="217C7CC8" w14:textId="77777777" w:rsidR="00067635" w:rsidRPr="00067635" w:rsidRDefault="00067635" w:rsidP="004E165E">
      <w:pPr>
        <w:numPr>
          <w:ilvl w:val="0"/>
          <w:numId w:val="11"/>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alle Schlüssel/Tokens sicher aufzubewahren,</w:t>
      </w:r>
    </w:p>
    <w:p w14:paraId="3FCBDA00" w14:textId="77777777" w:rsidR="00067635" w:rsidRPr="00067635" w:rsidRDefault="00067635" w:rsidP="004E165E">
      <w:pPr>
        <w:numPr>
          <w:ilvl w:val="0"/>
          <w:numId w:val="11"/>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lastRenderedPageBreak/>
        <w:t>bei Verlust oder Verdacht eines Missbrauchs unverzüglich Meldung zu erstatten,</w:t>
      </w:r>
    </w:p>
    <w:p w14:paraId="0A770792" w14:textId="77777777" w:rsidR="00067635" w:rsidRPr="00067635" w:rsidRDefault="00067635" w:rsidP="004E165E">
      <w:pPr>
        <w:numPr>
          <w:ilvl w:val="0"/>
          <w:numId w:val="11"/>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Zugänge nicht an unbefugte Dritte weiterzugeben,</w:t>
      </w:r>
    </w:p>
    <w:p w14:paraId="136A3027" w14:textId="77777777" w:rsidR="00067635" w:rsidRPr="00067635" w:rsidRDefault="00067635" w:rsidP="004E165E">
      <w:pPr>
        <w:numPr>
          <w:ilvl w:val="0"/>
          <w:numId w:val="11"/>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bei Verlassen der Räume vertrauliche Unterlagen zu sichern.</w:t>
      </w:r>
    </w:p>
    <w:p w14:paraId="6BC5FFEA" w14:textId="77777777" w:rsidR="00067635" w:rsidRP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b/>
          <w:bCs/>
          <w:sz w:val="24"/>
          <w:szCs w:val="24"/>
          <w:lang w:val="de-DE" w:eastAsia="de-DE"/>
        </w:rPr>
        <w:t>(6) Keine Haftung des Vermieters für Datenverlust</w:t>
      </w:r>
      <w:r w:rsidRPr="00067635">
        <w:rPr>
          <w:rFonts w:ascii="Aptos" w:eastAsia="Times New Roman" w:hAnsi="Aptos" w:cs="Times New Roman"/>
          <w:sz w:val="24"/>
          <w:szCs w:val="24"/>
          <w:lang w:val="de-DE" w:eastAsia="de-DE"/>
        </w:rPr>
        <w:br/>
        <w:t xml:space="preserve">Der Vermieter haftet </w:t>
      </w:r>
      <w:r w:rsidRPr="00067635">
        <w:rPr>
          <w:rFonts w:ascii="Aptos" w:eastAsia="Times New Roman" w:hAnsi="Aptos" w:cs="Times New Roman"/>
          <w:b/>
          <w:bCs/>
          <w:sz w:val="24"/>
          <w:szCs w:val="24"/>
          <w:lang w:val="de-DE" w:eastAsia="de-DE"/>
        </w:rPr>
        <w:t>nicht</w:t>
      </w:r>
      <w:r w:rsidRPr="00067635">
        <w:rPr>
          <w:rFonts w:ascii="Aptos" w:eastAsia="Times New Roman" w:hAnsi="Aptos" w:cs="Times New Roman"/>
          <w:sz w:val="24"/>
          <w:szCs w:val="24"/>
          <w:lang w:val="de-DE" w:eastAsia="de-DE"/>
        </w:rPr>
        <w:t xml:space="preserve"> für Schäden, die aus:</w:t>
      </w:r>
    </w:p>
    <w:p w14:paraId="25F7933E" w14:textId="77777777" w:rsidR="00067635" w:rsidRPr="00067635" w:rsidRDefault="00067635" w:rsidP="004E165E">
      <w:pPr>
        <w:numPr>
          <w:ilvl w:val="0"/>
          <w:numId w:val="12"/>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Datenverlust,</w:t>
      </w:r>
    </w:p>
    <w:p w14:paraId="25D88645" w14:textId="77777777" w:rsidR="00067635" w:rsidRPr="00067635" w:rsidRDefault="00067635" w:rsidP="004E165E">
      <w:pPr>
        <w:numPr>
          <w:ilvl w:val="0"/>
          <w:numId w:val="12"/>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Cyberangriffen,</w:t>
      </w:r>
    </w:p>
    <w:p w14:paraId="7EA3C93F" w14:textId="77777777" w:rsidR="00067635" w:rsidRPr="00067635" w:rsidRDefault="00067635" w:rsidP="004E165E">
      <w:pPr>
        <w:numPr>
          <w:ilvl w:val="0"/>
          <w:numId w:val="12"/>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Fehlkonfigurationen der IT des Mieters,</w:t>
      </w:r>
    </w:p>
    <w:p w14:paraId="6C6C8153" w14:textId="77777777" w:rsidR="00067635" w:rsidRPr="00067635" w:rsidRDefault="00067635" w:rsidP="004E165E">
      <w:pPr>
        <w:numPr>
          <w:ilvl w:val="0"/>
          <w:numId w:val="12"/>
        </w:num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oder Störungen der Internet- oder Telefonverbindung</w:t>
      </w:r>
    </w:p>
    <w:p w14:paraId="19AA4EB5" w14:textId="77777777" w:rsidR="00067635" w:rsidRDefault="00067635" w:rsidP="000F4C9A">
      <w:pPr>
        <w:spacing w:before="100" w:beforeAutospacing="1" w:after="100" w:afterAutospacing="1" w:line="360" w:lineRule="auto"/>
        <w:rPr>
          <w:rFonts w:ascii="Aptos" w:eastAsia="Times New Roman" w:hAnsi="Aptos" w:cs="Times New Roman"/>
          <w:sz w:val="24"/>
          <w:szCs w:val="24"/>
          <w:lang w:val="de-DE" w:eastAsia="de-DE"/>
        </w:rPr>
      </w:pPr>
      <w:r w:rsidRPr="00067635">
        <w:rPr>
          <w:rFonts w:ascii="Aptos" w:eastAsia="Times New Roman" w:hAnsi="Aptos" w:cs="Times New Roman"/>
          <w:sz w:val="24"/>
          <w:szCs w:val="24"/>
          <w:lang w:val="de-DE" w:eastAsia="de-DE"/>
        </w:rPr>
        <w:t>entstehen, sofern diese nicht auf Vorsatz oder grobe Fahrlässigkeit des Vermieters zurückzuführen sind.</w:t>
      </w:r>
    </w:p>
    <w:p w14:paraId="4F9B82BB" w14:textId="4E35D021" w:rsidR="00067635" w:rsidRPr="00551650" w:rsidRDefault="00067635" w:rsidP="000F4C9A">
      <w:pPr>
        <w:pStyle w:val="berschrift2"/>
        <w:spacing w:after="240" w:line="360" w:lineRule="auto"/>
        <w:rPr>
          <w:rFonts w:ascii="Aptos" w:hAnsi="Aptos"/>
          <w:color w:val="auto"/>
          <w:sz w:val="28"/>
          <w:szCs w:val="28"/>
          <w:lang w:val="de-DE"/>
        </w:rPr>
      </w:pPr>
      <w:r w:rsidRPr="00551650">
        <w:rPr>
          <w:rFonts w:ascii="Aptos" w:hAnsi="Aptos"/>
          <w:color w:val="auto"/>
          <w:sz w:val="28"/>
          <w:szCs w:val="28"/>
          <w:lang w:val="de-DE"/>
        </w:rPr>
        <w:t xml:space="preserve">§ </w:t>
      </w:r>
      <w:r w:rsidR="00C979A3">
        <w:rPr>
          <w:rFonts w:ascii="Aptos" w:hAnsi="Aptos"/>
          <w:color w:val="auto"/>
          <w:sz w:val="28"/>
          <w:szCs w:val="28"/>
          <w:lang w:val="de-DE"/>
        </w:rPr>
        <w:t>11</w:t>
      </w:r>
      <w:r w:rsidRPr="00551650">
        <w:rPr>
          <w:rFonts w:ascii="Aptos" w:hAnsi="Aptos"/>
          <w:color w:val="auto"/>
          <w:sz w:val="28"/>
          <w:szCs w:val="28"/>
          <w:lang w:val="de-DE"/>
        </w:rPr>
        <w:t xml:space="preserve"> Einbeziehung der Anlage </w:t>
      </w:r>
      <w:r w:rsidR="00D06447">
        <w:rPr>
          <w:rFonts w:ascii="Aptos" w:hAnsi="Aptos"/>
          <w:color w:val="auto"/>
          <w:sz w:val="28"/>
          <w:szCs w:val="28"/>
          <w:lang w:val="de-DE"/>
        </w:rPr>
        <w:t>2</w:t>
      </w:r>
      <w:r w:rsidRPr="00551650">
        <w:rPr>
          <w:rFonts w:ascii="Aptos" w:hAnsi="Aptos"/>
          <w:color w:val="auto"/>
          <w:sz w:val="28"/>
          <w:szCs w:val="28"/>
          <w:lang w:val="de-DE"/>
        </w:rPr>
        <w:t xml:space="preserve"> „Ausstattung, Nutzungsregeln und Sicherheitsvorgaben“</w:t>
      </w:r>
    </w:p>
    <w:p w14:paraId="18F7D9DE" w14:textId="77777777" w:rsidR="002633E8" w:rsidRDefault="002633E8" w:rsidP="000F4C9A">
      <w:pPr>
        <w:pStyle w:val="StandardWeb"/>
        <w:spacing w:line="360" w:lineRule="auto"/>
        <w:rPr>
          <w:rFonts w:ascii="Aptos" w:hAnsi="Aptos"/>
          <w:lang w:val="de-DE"/>
        </w:rPr>
      </w:pPr>
      <w:r w:rsidRPr="002633E8">
        <w:rPr>
          <w:rFonts w:ascii="Aptos" w:hAnsi="Aptos"/>
          <w:lang w:val="de-DE"/>
        </w:rPr>
        <w:t xml:space="preserve">(1) </w:t>
      </w:r>
      <w:r w:rsidRPr="002633E8">
        <w:rPr>
          <w:rStyle w:val="Fett"/>
          <w:rFonts w:ascii="Aptos" w:hAnsi="Aptos"/>
          <w:lang w:val="de-DE"/>
        </w:rPr>
        <w:t>Bestandteil des Mietvertrags</w:t>
      </w:r>
      <w:r w:rsidRPr="002633E8">
        <w:rPr>
          <w:rFonts w:ascii="Aptos" w:hAnsi="Aptos"/>
          <w:lang w:val="de-DE"/>
        </w:rPr>
        <w:br/>
        <w:t>Die als Anlage 2 beigefügte „Ausstattung, Nutzungsregeln und Sicherheitsvorgaben“ ist Bestandteil dieses Mietvertrages. Sie ergänzt die vertraglichen Regelungen und konkretisiert die Pflichten des Mieters im Umgang mit den technischen Einrichtungen, der überlassenen Ausstattung, den Sicherheitsvorgaben sowie der Nutzung der gemeinschaftlichen Bereiche.</w:t>
      </w:r>
    </w:p>
    <w:p w14:paraId="582450F5" w14:textId="77777777" w:rsidR="002633E8" w:rsidRPr="002633E8" w:rsidRDefault="002633E8" w:rsidP="000F4C9A">
      <w:pPr>
        <w:pStyle w:val="StandardWeb"/>
        <w:spacing w:line="360" w:lineRule="auto"/>
        <w:rPr>
          <w:rFonts w:ascii="Aptos" w:hAnsi="Aptos"/>
          <w:lang w:val="de-DE"/>
        </w:rPr>
      </w:pPr>
    </w:p>
    <w:p w14:paraId="776DCD45" w14:textId="77777777" w:rsidR="002633E8" w:rsidRDefault="002633E8" w:rsidP="000F4C9A">
      <w:pPr>
        <w:pStyle w:val="StandardWeb"/>
        <w:spacing w:line="360" w:lineRule="auto"/>
        <w:rPr>
          <w:rFonts w:ascii="Aptos" w:hAnsi="Aptos"/>
          <w:lang w:val="de-DE"/>
        </w:rPr>
      </w:pPr>
      <w:r w:rsidRPr="002633E8">
        <w:rPr>
          <w:rFonts w:ascii="Aptos" w:hAnsi="Aptos"/>
          <w:lang w:val="de-DE"/>
        </w:rPr>
        <w:t xml:space="preserve">(2) </w:t>
      </w:r>
      <w:r w:rsidRPr="002633E8">
        <w:rPr>
          <w:rStyle w:val="Fett"/>
          <w:rFonts w:ascii="Aptos" w:hAnsi="Aptos"/>
          <w:lang w:val="de-DE"/>
        </w:rPr>
        <w:t>Kenntnisnahme und Verbindlichkeit</w:t>
      </w:r>
      <w:r w:rsidRPr="002633E8">
        <w:rPr>
          <w:rFonts w:ascii="Aptos" w:hAnsi="Aptos"/>
          <w:lang w:val="de-DE"/>
        </w:rPr>
        <w:br/>
        <w:t>Der Mieter bestätigt, die Anlage erhalten, gelesen und verstanden zu haben. Die in der Anlage geregelten Pflichten sind vom Mieter verbindlich einzuhalten.</w:t>
      </w:r>
    </w:p>
    <w:p w14:paraId="0509D31E" w14:textId="77777777" w:rsidR="002633E8" w:rsidRPr="002633E8" w:rsidRDefault="002633E8" w:rsidP="000F4C9A">
      <w:pPr>
        <w:pStyle w:val="StandardWeb"/>
        <w:spacing w:line="360" w:lineRule="auto"/>
        <w:rPr>
          <w:rFonts w:ascii="Aptos" w:hAnsi="Aptos"/>
          <w:lang w:val="de-DE"/>
        </w:rPr>
      </w:pPr>
    </w:p>
    <w:p w14:paraId="4A68D60A" w14:textId="77777777" w:rsidR="002633E8" w:rsidRDefault="002633E8" w:rsidP="000F4C9A">
      <w:pPr>
        <w:pStyle w:val="StandardWeb"/>
        <w:spacing w:line="360" w:lineRule="auto"/>
        <w:rPr>
          <w:rFonts w:ascii="Aptos" w:hAnsi="Aptos"/>
          <w:lang w:val="de-DE"/>
        </w:rPr>
      </w:pPr>
      <w:r w:rsidRPr="002633E8">
        <w:rPr>
          <w:rFonts w:ascii="Aptos" w:hAnsi="Aptos"/>
          <w:lang w:val="de-DE"/>
        </w:rPr>
        <w:lastRenderedPageBreak/>
        <w:t xml:space="preserve">(3) </w:t>
      </w:r>
      <w:r w:rsidRPr="002633E8">
        <w:rPr>
          <w:rStyle w:val="Fett"/>
          <w:rFonts w:ascii="Aptos" w:hAnsi="Aptos"/>
          <w:lang w:val="de-DE"/>
        </w:rPr>
        <w:t>Rangfolge bei Widersprüchen</w:t>
      </w:r>
      <w:r w:rsidRPr="002633E8">
        <w:rPr>
          <w:rFonts w:ascii="Aptos" w:hAnsi="Aptos"/>
          <w:lang w:val="de-DE"/>
        </w:rPr>
        <w:br/>
        <w:t>Bei Widerspruch zwischen Mietvertrag und Anlage geht der Mietvertrag vor. Im Übrigen gelten beide Dokumente ergänzend.</w:t>
      </w:r>
    </w:p>
    <w:p w14:paraId="20D6A2F4" w14:textId="77777777" w:rsidR="002633E8" w:rsidRPr="002633E8" w:rsidRDefault="002633E8" w:rsidP="000F4C9A">
      <w:pPr>
        <w:pStyle w:val="StandardWeb"/>
        <w:spacing w:line="360" w:lineRule="auto"/>
        <w:rPr>
          <w:rFonts w:ascii="Aptos" w:hAnsi="Aptos"/>
          <w:lang w:val="de-DE"/>
        </w:rPr>
      </w:pPr>
    </w:p>
    <w:p w14:paraId="32E80EC8" w14:textId="77777777" w:rsidR="002633E8" w:rsidRPr="002633E8" w:rsidRDefault="002633E8" w:rsidP="000F4C9A">
      <w:pPr>
        <w:pStyle w:val="StandardWeb"/>
        <w:spacing w:line="360" w:lineRule="auto"/>
        <w:rPr>
          <w:rFonts w:ascii="Aptos" w:hAnsi="Aptos"/>
          <w:lang w:val="de-DE"/>
        </w:rPr>
      </w:pPr>
      <w:r w:rsidRPr="002633E8">
        <w:rPr>
          <w:rFonts w:ascii="Aptos" w:hAnsi="Aptos"/>
          <w:lang w:val="de-DE"/>
        </w:rPr>
        <w:t xml:space="preserve">(4) </w:t>
      </w:r>
      <w:r w:rsidRPr="002633E8">
        <w:rPr>
          <w:rStyle w:val="Fett"/>
          <w:rFonts w:ascii="Aptos" w:hAnsi="Aptos"/>
          <w:lang w:val="de-DE"/>
        </w:rPr>
        <w:t>Schriftform für Änderungen</w:t>
      </w:r>
      <w:r w:rsidRPr="002633E8">
        <w:rPr>
          <w:rFonts w:ascii="Aptos" w:hAnsi="Aptos"/>
          <w:lang w:val="de-DE"/>
        </w:rPr>
        <w:br/>
        <w:t>Änderungen der Anlage sind nur wirksam, wenn sie den Anforderungen der Schriftform (§ 8) entsprechen.</w:t>
      </w:r>
    </w:p>
    <w:p w14:paraId="779A133C" w14:textId="4D4AC2B9" w:rsidR="00777651" w:rsidRPr="00551650" w:rsidRDefault="00067635" w:rsidP="000F4C9A">
      <w:pPr>
        <w:pStyle w:val="berschrift2"/>
        <w:spacing w:line="360" w:lineRule="auto"/>
        <w:rPr>
          <w:rFonts w:ascii="Aptos" w:hAnsi="Aptos"/>
          <w:color w:val="auto"/>
          <w:sz w:val="28"/>
          <w:szCs w:val="28"/>
          <w:lang w:val="de-DE"/>
        </w:rPr>
      </w:pPr>
      <w:r w:rsidRPr="00551650">
        <w:rPr>
          <w:rFonts w:ascii="Aptos" w:hAnsi="Aptos"/>
          <w:color w:val="auto"/>
          <w:sz w:val="28"/>
          <w:szCs w:val="28"/>
          <w:lang w:val="de-DE"/>
        </w:rPr>
        <w:t xml:space="preserve">§ </w:t>
      </w:r>
      <w:r w:rsidR="00C979A3">
        <w:rPr>
          <w:rFonts w:ascii="Aptos" w:hAnsi="Aptos"/>
          <w:color w:val="auto"/>
          <w:sz w:val="28"/>
          <w:szCs w:val="28"/>
          <w:lang w:val="de-DE"/>
        </w:rPr>
        <w:t>12</w:t>
      </w:r>
      <w:r w:rsidRPr="00551650">
        <w:rPr>
          <w:rFonts w:ascii="Aptos" w:hAnsi="Aptos"/>
          <w:color w:val="auto"/>
          <w:sz w:val="28"/>
          <w:szCs w:val="28"/>
          <w:lang w:val="de-DE"/>
        </w:rPr>
        <w:t xml:space="preserve"> Schriftform</w:t>
      </w:r>
    </w:p>
    <w:p w14:paraId="3BB51B05" w14:textId="478EE02F" w:rsidR="006A0519" w:rsidRPr="006A0519" w:rsidRDefault="00A054A7" w:rsidP="000F4C9A">
      <w:pPr>
        <w:spacing w:line="360" w:lineRule="auto"/>
        <w:rPr>
          <w:rFonts w:ascii="Aptos" w:eastAsiaTheme="majorEastAsia" w:hAnsi="Aptos" w:cstheme="majorBidi"/>
          <w:sz w:val="24"/>
          <w:szCs w:val="24"/>
          <w:lang w:val="de-DE"/>
        </w:rPr>
      </w:pPr>
      <w:r w:rsidRPr="001307C0">
        <w:rPr>
          <w:rFonts w:ascii="Aptos" w:hAnsi="Aptos"/>
          <w:sz w:val="24"/>
          <w:szCs w:val="24"/>
          <w:lang w:val="de-DE"/>
        </w:rPr>
        <w:t>Alle nachträglichen Änderungen oder Ergänzungen der Vereinbarungen aus dem Mietverhältnis bedürfen der Schriftform.</w:t>
      </w:r>
      <w:r w:rsidR="006A0519">
        <w:rPr>
          <w:rFonts w:ascii="Aptos" w:hAnsi="Aptos"/>
          <w:sz w:val="24"/>
          <w:szCs w:val="24"/>
          <w:lang w:val="de-DE"/>
        </w:rPr>
        <w:t xml:space="preserve"> </w:t>
      </w:r>
      <w:r w:rsidR="006A0519" w:rsidRPr="006A0519">
        <w:rPr>
          <w:rFonts w:ascii="Aptos" w:eastAsiaTheme="majorEastAsia" w:hAnsi="Aptos" w:cstheme="majorBidi"/>
          <w:sz w:val="24"/>
          <w:szCs w:val="24"/>
          <w:lang w:val="de-DE"/>
        </w:rPr>
        <w:t xml:space="preserve">Änderungen, Ergänzungen oder Nebenabreden </w:t>
      </w:r>
      <w:r w:rsidR="006A0519" w:rsidRPr="006A0519">
        <w:rPr>
          <w:rFonts w:ascii="Aptos" w:hAnsi="Aptos"/>
          <w:sz w:val="24"/>
          <w:szCs w:val="24"/>
          <w:lang w:val="de-DE"/>
        </w:rPr>
        <w:t>zum Mietvertrag</w:t>
      </w:r>
      <w:r w:rsidR="006A0519" w:rsidRPr="006A0519">
        <w:rPr>
          <w:rFonts w:ascii="Aptos" w:eastAsiaTheme="majorEastAsia" w:hAnsi="Aptos" w:cstheme="majorBidi"/>
          <w:sz w:val="24"/>
          <w:szCs w:val="24"/>
          <w:lang w:val="de-DE"/>
        </w:rPr>
        <w:t xml:space="preserve"> bedürfen der Schriftform. Dies gilt auch für die Aufhebung des Schriftformerfordernisses selbst. Mündliche Zusagen oder Absprachen sind unwirksam, sofern sie nicht schriftlich durch den Vermieter bestätigt wurden.</w:t>
      </w:r>
    </w:p>
    <w:p w14:paraId="07FDC25C" w14:textId="20CED166" w:rsidR="00777651" w:rsidRPr="00551650" w:rsidRDefault="00A054A7" w:rsidP="000F4C9A">
      <w:pPr>
        <w:pStyle w:val="berschrift2"/>
        <w:spacing w:line="360" w:lineRule="auto"/>
        <w:rPr>
          <w:rFonts w:ascii="Aptos" w:hAnsi="Aptos"/>
          <w:color w:val="auto"/>
          <w:sz w:val="28"/>
          <w:szCs w:val="28"/>
          <w:lang w:val="de-DE"/>
        </w:rPr>
      </w:pPr>
      <w:r w:rsidRPr="00551650">
        <w:rPr>
          <w:rFonts w:ascii="Aptos" w:hAnsi="Aptos"/>
          <w:color w:val="auto"/>
          <w:sz w:val="28"/>
          <w:szCs w:val="28"/>
          <w:lang w:val="de-DE"/>
        </w:rPr>
        <w:t>§ 1</w:t>
      </w:r>
      <w:r w:rsidR="00C979A3">
        <w:rPr>
          <w:rFonts w:ascii="Aptos" w:hAnsi="Aptos"/>
          <w:color w:val="auto"/>
          <w:sz w:val="28"/>
          <w:szCs w:val="28"/>
          <w:lang w:val="de-DE"/>
        </w:rPr>
        <w:t>3</w:t>
      </w:r>
      <w:r w:rsidRPr="00551650">
        <w:rPr>
          <w:rFonts w:ascii="Aptos" w:hAnsi="Aptos"/>
          <w:color w:val="auto"/>
          <w:sz w:val="28"/>
          <w:szCs w:val="28"/>
          <w:lang w:val="de-DE"/>
        </w:rPr>
        <w:t xml:space="preserve"> Salvatorische Klausel</w:t>
      </w:r>
    </w:p>
    <w:p w14:paraId="2D1602BD" w14:textId="77777777" w:rsidR="00777651" w:rsidRPr="001307C0" w:rsidRDefault="00A054A7" w:rsidP="000F4C9A">
      <w:pPr>
        <w:spacing w:line="360" w:lineRule="auto"/>
        <w:rPr>
          <w:rFonts w:ascii="Aptos" w:hAnsi="Aptos"/>
          <w:sz w:val="24"/>
          <w:szCs w:val="24"/>
          <w:lang w:val="de-DE"/>
        </w:rPr>
      </w:pPr>
      <w:r w:rsidRPr="001307C0">
        <w:rPr>
          <w:rFonts w:ascii="Aptos" w:hAnsi="Aptos"/>
          <w:sz w:val="24"/>
          <w:szCs w:val="24"/>
          <w:lang w:val="de-DE"/>
        </w:rPr>
        <w:t>Im Falle der Unwirksamkeit einer oder mehrerer Bestimmungen dieses Vertrages sowie bei Regelungslücken, wird die Rechtswirksamkeit des Vertrages im Übrigen nicht berührt. Die Parteien verpflichten sich sodann zur Vereinbarung einer rechtswirksamen Regelung, die dem wirtschaftlichen Zweck der unwirksamen Bestimmung am nächsten kommt.</w:t>
      </w:r>
    </w:p>
    <w:p w14:paraId="1316F38D" w14:textId="77777777" w:rsidR="00CB24D2" w:rsidRPr="001307C0" w:rsidRDefault="00CB24D2" w:rsidP="000F4C9A">
      <w:pPr>
        <w:spacing w:line="360" w:lineRule="auto"/>
        <w:rPr>
          <w:rFonts w:ascii="Aptos" w:hAnsi="Aptos"/>
          <w:sz w:val="24"/>
          <w:szCs w:val="24"/>
          <w:lang w:val="de-DE"/>
        </w:rPr>
      </w:pPr>
    </w:p>
    <w:p w14:paraId="65D20786" w14:textId="77777777" w:rsidR="00A0002C" w:rsidRDefault="00A0002C" w:rsidP="000F4C9A">
      <w:pPr>
        <w:spacing w:line="360" w:lineRule="auto"/>
        <w:rPr>
          <w:rFonts w:ascii="Aptos" w:hAnsi="Aptos"/>
          <w:sz w:val="24"/>
          <w:szCs w:val="24"/>
          <w:lang w:val="de-DE"/>
        </w:rPr>
      </w:pPr>
    </w:p>
    <w:p w14:paraId="3B32294E" w14:textId="0E98206A" w:rsidR="00DA3812" w:rsidRPr="001307C0" w:rsidRDefault="00DA3812" w:rsidP="000F4C9A">
      <w:pPr>
        <w:spacing w:line="360" w:lineRule="auto"/>
        <w:rPr>
          <w:rFonts w:ascii="Aptos" w:hAnsi="Aptos"/>
          <w:sz w:val="24"/>
          <w:szCs w:val="24"/>
          <w:lang w:val="de-DE"/>
        </w:rPr>
      </w:pPr>
      <w:r w:rsidRPr="001307C0">
        <w:rPr>
          <w:rFonts w:ascii="Aptos" w:hAnsi="Aptos"/>
          <w:sz w:val="24"/>
          <w:szCs w:val="24"/>
          <w:lang w:val="de-DE"/>
        </w:rPr>
        <w:t xml:space="preserve">Bad Neustadt a. d. Saale, den </w:t>
      </w:r>
      <w:r w:rsidR="008A4BA9">
        <w:rPr>
          <w:rFonts w:ascii="Aptos" w:hAnsi="Aptos"/>
          <w:sz w:val="24"/>
          <w:szCs w:val="24"/>
          <w:lang w:val="de-DE"/>
        </w:rPr>
        <w:t>___________</w:t>
      </w:r>
      <w:r w:rsidR="008A4BA9">
        <w:rPr>
          <w:rFonts w:ascii="Aptos" w:hAnsi="Aptos"/>
          <w:sz w:val="24"/>
          <w:szCs w:val="24"/>
          <w:lang w:val="de-DE"/>
        </w:rPr>
        <w:tab/>
      </w:r>
      <w:r w:rsidRPr="001307C0">
        <w:rPr>
          <w:rFonts w:ascii="Aptos" w:hAnsi="Aptos"/>
          <w:sz w:val="24"/>
          <w:szCs w:val="24"/>
          <w:lang w:val="de-DE"/>
        </w:rPr>
        <w:t xml:space="preserve"> </w:t>
      </w:r>
      <w:r w:rsidRPr="001307C0">
        <w:rPr>
          <w:rFonts w:ascii="Aptos" w:hAnsi="Aptos"/>
          <w:sz w:val="24"/>
          <w:szCs w:val="24"/>
          <w:lang w:val="de-DE"/>
        </w:rPr>
        <w:tab/>
        <w:t xml:space="preserve">______________________________          </w:t>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t xml:space="preserve">Vermieter  </w:t>
      </w:r>
    </w:p>
    <w:p w14:paraId="30D62662" w14:textId="77777777" w:rsidR="00DA3812" w:rsidRDefault="00DA3812" w:rsidP="000F4C9A">
      <w:pPr>
        <w:spacing w:line="360" w:lineRule="auto"/>
        <w:rPr>
          <w:rFonts w:ascii="Aptos" w:hAnsi="Aptos"/>
          <w:sz w:val="24"/>
          <w:szCs w:val="24"/>
          <w:lang w:val="de-DE"/>
        </w:rPr>
      </w:pPr>
    </w:p>
    <w:p w14:paraId="607F2D3F" w14:textId="77777777" w:rsidR="00A0002C" w:rsidRPr="001307C0" w:rsidRDefault="00A0002C" w:rsidP="000F4C9A">
      <w:pPr>
        <w:spacing w:line="360" w:lineRule="auto"/>
        <w:rPr>
          <w:rFonts w:ascii="Aptos" w:hAnsi="Aptos"/>
          <w:sz w:val="24"/>
          <w:szCs w:val="24"/>
          <w:lang w:val="de-DE"/>
        </w:rPr>
      </w:pPr>
    </w:p>
    <w:p w14:paraId="643533B9" w14:textId="77777777" w:rsidR="00CB24D2" w:rsidRPr="001307C0" w:rsidRDefault="00CB24D2" w:rsidP="000F4C9A">
      <w:pPr>
        <w:spacing w:line="360" w:lineRule="auto"/>
        <w:rPr>
          <w:rFonts w:ascii="Aptos" w:hAnsi="Aptos"/>
          <w:sz w:val="24"/>
          <w:szCs w:val="24"/>
          <w:lang w:val="de-DE"/>
        </w:rPr>
      </w:pPr>
    </w:p>
    <w:p w14:paraId="312A3E21" w14:textId="69EBC41A" w:rsidR="00777651" w:rsidRDefault="00A054A7" w:rsidP="000F4C9A">
      <w:pPr>
        <w:spacing w:line="360" w:lineRule="auto"/>
        <w:rPr>
          <w:rFonts w:ascii="Aptos" w:hAnsi="Aptos"/>
          <w:sz w:val="24"/>
          <w:szCs w:val="24"/>
          <w:lang w:val="de-DE"/>
        </w:rPr>
      </w:pPr>
      <w:r w:rsidRPr="001307C0">
        <w:rPr>
          <w:rFonts w:ascii="Aptos" w:hAnsi="Aptos"/>
          <w:sz w:val="24"/>
          <w:szCs w:val="24"/>
          <w:lang w:val="de-DE"/>
        </w:rPr>
        <w:t>Bad Neustadt a. d. Saale, den ____________</w:t>
      </w:r>
      <w:r w:rsidRPr="001307C0">
        <w:rPr>
          <w:rFonts w:ascii="Aptos" w:hAnsi="Aptos"/>
          <w:sz w:val="24"/>
          <w:szCs w:val="24"/>
          <w:lang w:val="de-DE"/>
        </w:rPr>
        <w:tab/>
        <w:t xml:space="preserve">______________________________                                    </w:t>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r>
      <w:r w:rsidRPr="001307C0">
        <w:rPr>
          <w:rFonts w:ascii="Aptos" w:hAnsi="Aptos"/>
          <w:sz w:val="24"/>
          <w:szCs w:val="24"/>
          <w:lang w:val="de-DE"/>
        </w:rPr>
        <w:tab/>
        <w:t>Mieter</w:t>
      </w:r>
    </w:p>
    <w:p w14:paraId="786DF141" w14:textId="2709A228" w:rsidR="00394301" w:rsidRPr="00394301" w:rsidRDefault="00394301" w:rsidP="000F4C9A">
      <w:pPr>
        <w:spacing w:after="200" w:line="360" w:lineRule="auto"/>
        <w:jc w:val="right"/>
        <w:rPr>
          <w:rFonts w:ascii="Aptos" w:hAnsi="Aptos"/>
          <w:b/>
          <w:bCs/>
          <w:sz w:val="28"/>
          <w:szCs w:val="28"/>
          <w:lang w:val="de-DE"/>
        </w:rPr>
      </w:pPr>
      <w:r w:rsidRPr="00394301">
        <w:rPr>
          <w:rFonts w:ascii="Aptos" w:hAnsi="Aptos"/>
          <w:b/>
          <w:bCs/>
          <w:sz w:val="28"/>
          <w:szCs w:val="28"/>
          <w:lang w:val="de-DE"/>
        </w:rPr>
        <w:lastRenderedPageBreak/>
        <w:t>Anlage 1</w:t>
      </w:r>
    </w:p>
    <w:p w14:paraId="2CCD4A38" w14:textId="77777777" w:rsidR="00394301" w:rsidRPr="00394301" w:rsidRDefault="00394301" w:rsidP="000F4C9A">
      <w:pPr>
        <w:spacing w:after="200" w:line="360" w:lineRule="auto"/>
        <w:rPr>
          <w:rFonts w:ascii="Helvetica Neue" w:hAnsi="Helvetica Neue"/>
          <w:lang w:val="de-DE"/>
        </w:rPr>
      </w:pPr>
    </w:p>
    <w:p w14:paraId="5AA506B5" w14:textId="77777777" w:rsidR="00394301" w:rsidRPr="00394301" w:rsidRDefault="00394301" w:rsidP="000F4C9A">
      <w:pPr>
        <w:spacing w:after="200" w:line="360" w:lineRule="auto"/>
        <w:rPr>
          <w:rFonts w:ascii="Aptos" w:hAnsi="Aptos"/>
          <w:b/>
          <w:bCs/>
          <w:sz w:val="28"/>
          <w:szCs w:val="28"/>
          <w:lang w:val="de-DE"/>
        </w:rPr>
      </w:pPr>
      <w:r w:rsidRPr="00394301">
        <w:rPr>
          <w:rFonts w:ascii="Aptos" w:hAnsi="Aptos"/>
          <w:b/>
          <w:bCs/>
          <w:sz w:val="28"/>
          <w:szCs w:val="28"/>
          <w:lang w:val="de-DE"/>
        </w:rPr>
        <w:t>Grundriss 1. OG (Ausschnitt, vereinfacht)</w:t>
      </w:r>
    </w:p>
    <w:p w14:paraId="07FF28B8" w14:textId="77777777" w:rsidR="00394301" w:rsidRPr="00394301" w:rsidRDefault="00394301" w:rsidP="000F4C9A">
      <w:pPr>
        <w:spacing w:after="200" w:line="360" w:lineRule="auto"/>
        <w:rPr>
          <w:rFonts w:ascii="Helvetica Neue" w:hAnsi="Helvetica Neue"/>
          <w:lang w:val="de-DE"/>
        </w:rPr>
      </w:pPr>
    </w:p>
    <w:p w14:paraId="62C9E1F3" w14:textId="77777777" w:rsidR="00394301" w:rsidRPr="00394301" w:rsidRDefault="00394301" w:rsidP="000F4C9A">
      <w:pPr>
        <w:spacing w:after="200" w:line="360" w:lineRule="auto"/>
        <w:rPr>
          <w:rFonts w:ascii="Helvetica Neue" w:hAnsi="Helvetica Neue"/>
          <w:lang w:val="de-DE"/>
        </w:rPr>
      </w:pPr>
      <w:r w:rsidRPr="00394301">
        <w:rPr>
          <w:rFonts w:ascii="Helvetica Neue" w:hAnsi="Helvetica Neue"/>
          <w:noProof/>
        </w:rPr>
        <w:drawing>
          <wp:inline distT="0" distB="0" distL="0" distR="0" wp14:anchorId="75EE0F93" wp14:editId="409FB1C9">
            <wp:extent cx="5312611" cy="5665107"/>
            <wp:effectExtent l="0" t="0" r="0" b="0"/>
            <wp:docPr id="3" name="Grafik 2">
              <a:extLst xmlns:a="http://schemas.openxmlformats.org/drawingml/2006/main">
                <a:ext uri="{FF2B5EF4-FFF2-40B4-BE49-F238E27FC236}">
                  <a16:creationId xmlns:a16="http://schemas.microsoft.com/office/drawing/2014/main" id="{CC514354-836D-377C-4DAA-76727CF8D0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CC514354-836D-377C-4DAA-76727CF8D0E2}"/>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312611" cy="5665107"/>
                    </a:xfrm>
                    <a:prstGeom prst="rect">
                      <a:avLst/>
                    </a:prstGeom>
                  </pic:spPr>
                </pic:pic>
              </a:graphicData>
            </a:graphic>
          </wp:inline>
        </w:drawing>
      </w:r>
    </w:p>
    <w:p w14:paraId="4AECDC6E" w14:textId="77777777" w:rsidR="00394301" w:rsidRDefault="00394301" w:rsidP="000F4C9A">
      <w:pPr>
        <w:spacing w:line="360" w:lineRule="auto"/>
        <w:rPr>
          <w:rFonts w:ascii="Aptos" w:hAnsi="Aptos"/>
          <w:sz w:val="24"/>
          <w:szCs w:val="24"/>
          <w:lang w:val="de-DE"/>
        </w:rPr>
      </w:pPr>
    </w:p>
    <w:p w14:paraId="7BF58064" w14:textId="77777777" w:rsidR="0081154B" w:rsidRDefault="0081154B" w:rsidP="000F4C9A">
      <w:pPr>
        <w:spacing w:line="360" w:lineRule="auto"/>
        <w:rPr>
          <w:rFonts w:ascii="Aptos" w:hAnsi="Aptos"/>
          <w:sz w:val="24"/>
          <w:szCs w:val="24"/>
          <w:lang w:val="de-DE"/>
        </w:rPr>
      </w:pPr>
    </w:p>
    <w:p w14:paraId="09AAC141" w14:textId="194648C8" w:rsidR="00512A8D" w:rsidRPr="00512A8D" w:rsidRDefault="00512A8D" w:rsidP="000F4C9A">
      <w:pPr>
        <w:spacing w:line="360" w:lineRule="auto"/>
        <w:jc w:val="right"/>
        <w:rPr>
          <w:rFonts w:ascii="Aptos" w:hAnsi="Aptos"/>
          <w:b/>
          <w:bCs/>
          <w:sz w:val="28"/>
          <w:szCs w:val="28"/>
          <w:lang w:val="de-DE"/>
        </w:rPr>
      </w:pPr>
      <w:r w:rsidRPr="00512A8D">
        <w:rPr>
          <w:rFonts w:ascii="Aptos" w:hAnsi="Aptos"/>
          <w:b/>
          <w:bCs/>
          <w:sz w:val="28"/>
          <w:szCs w:val="28"/>
          <w:lang w:val="de-DE"/>
        </w:rPr>
        <w:lastRenderedPageBreak/>
        <w:t>Anlage 2</w:t>
      </w:r>
    </w:p>
    <w:p w14:paraId="79B0A40E" w14:textId="77777777" w:rsidR="00512A8D" w:rsidRDefault="00512A8D" w:rsidP="000F4C9A">
      <w:pPr>
        <w:spacing w:line="360" w:lineRule="auto"/>
        <w:rPr>
          <w:rFonts w:ascii="Aptos" w:hAnsi="Aptos"/>
          <w:b/>
          <w:bCs/>
          <w:sz w:val="24"/>
          <w:szCs w:val="24"/>
          <w:lang w:val="de-DE"/>
        </w:rPr>
      </w:pPr>
    </w:p>
    <w:p w14:paraId="6A87F51E" w14:textId="342139BC" w:rsidR="00512A8D" w:rsidRPr="00512A8D" w:rsidRDefault="00512A8D" w:rsidP="000F4C9A">
      <w:pPr>
        <w:spacing w:line="360" w:lineRule="auto"/>
        <w:rPr>
          <w:rFonts w:ascii="Aptos" w:hAnsi="Aptos"/>
          <w:b/>
          <w:bCs/>
          <w:sz w:val="28"/>
          <w:szCs w:val="28"/>
          <w:lang w:val="de-DE"/>
        </w:rPr>
      </w:pPr>
      <w:r w:rsidRPr="00512A8D">
        <w:rPr>
          <w:rFonts w:ascii="Aptos" w:hAnsi="Aptos"/>
          <w:b/>
          <w:bCs/>
          <w:sz w:val="28"/>
          <w:szCs w:val="28"/>
          <w:lang w:val="de-DE"/>
        </w:rPr>
        <w:t>Ausstattung, Nutzungsregeln und Sicherheitsvorgaben</w:t>
      </w:r>
    </w:p>
    <w:p w14:paraId="7D25EC2D" w14:textId="77777777" w:rsidR="00512A8D" w:rsidRPr="00512A8D" w:rsidRDefault="00512A8D" w:rsidP="000F4C9A">
      <w:pPr>
        <w:spacing w:line="360" w:lineRule="auto"/>
        <w:rPr>
          <w:rFonts w:ascii="Aptos" w:hAnsi="Aptos"/>
          <w:b/>
          <w:bCs/>
          <w:sz w:val="24"/>
          <w:szCs w:val="24"/>
          <w:lang w:val="de-DE"/>
        </w:rPr>
      </w:pPr>
    </w:p>
    <w:p w14:paraId="7CD3669F"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Diese Anlage ist Bestandteil des Gewerberaummietvertrags zwischen Vermieter und Mieter. Sie regelt sämtliche technischen, sicherheitsrelevanten und ausstattungsbezogenen Besonderheiten der Mieträume sowie die damit verbundenen Pflichten des Mieters.</w:t>
      </w:r>
    </w:p>
    <w:p w14:paraId="5514E316" w14:textId="3FE38279" w:rsidR="00512A8D" w:rsidRPr="00512A8D" w:rsidRDefault="00512A8D" w:rsidP="000F4C9A">
      <w:pPr>
        <w:spacing w:line="360" w:lineRule="auto"/>
        <w:rPr>
          <w:rFonts w:ascii="Aptos" w:hAnsi="Aptos"/>
          <w:sz w:val="24"/>
          <w:szCs w:val="24"/>
          <w:lang w:val="de-DE"/>
        </w:rPr>
      </w:pPr>
    </w:p>
    <w:p w14:paraId="1D58B09D"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 Einrichtung und Ausstattung</w:t>
      </w:r>
    </w:p>
    <w:p w14:paraId="6E7C46E8"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Die dem Mieter überlassene Einrichtung (Schreibtische, Stühle, Sideboards inkl. Glasplatten, Telefone, Internet- und Netzwerkkabel) bleibt Eigentum des Vermieters und wird dem Mieter zur Nutzung überlassen.</w:t>
      </w:r>
    </w:p>
    <w:p w14:paraId="7DBDC4A3" w14:textId="77777777" w:rsidR="00512A8D" w:rsidRDefault="00512A8D" w:rsidP="000F4C9A">
      <w:pPr>
        <w:spacing w:line="360" w:lineRule="auto"/>
        <w:rPr>
          <w:rFonts w:ascii="Aptos" w:hAnsi="Aptos"/>
          <w:b/>
          <w:bCs/>
          <w:sz w:val="24"/>
          <w:szCs w:val="24"/>
          <w:lang w:val="de-DE"/>
        </w:rPr>
      </w:pPr>
    </w:p>
    <w:p w14:paraId="30B92440" w14:textId="72032560"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Pflichten des Mieters:</w:t>
      </w:r>
    </w:p>
    <w:p w14:paraId="49B0695E" w14:textId="77777777" w:rsidR="00512A8D" w:rsidRPr="00512A8D" w:rsidRDefault="00512A8D" w:rsidP="004E165E">
      <w:pPr>
        <w:numPr>
          <w:ilvl w:val="0"/>
          <w:numId w:val="16"/>
        </w:numPr>
        <w:spacing w:line="360" w:lineRule="auto"/>
        <w:rPr>
          <w:rFonts w:ascii="Aptos" w:hAnsi="Aptos"/>
          <w:sz w:val="24"/>
          <w:szCs w:val="24"/>
          <w:lang w:val="de-DE"/>
        </w:rPr>
      </w:pPr>
      <w:r w:rsidRPr="00512A8D">
        <w:rPr>
          <w:rFonts w:ascii="Aptos" w:hAnsi="Aptos"/>
          <w:sz w:val="24"/>
          <w:szCs w:val="24"/>
          <w:lang w:val="de-DE"/>
        </w:rPr>
        <w:t>schonende, sachgerechte Nutzung</w:t>
      </w:r>
    </w:p>
    <w:p w14:paraId="0FC704E2" w14:textId="77777777" w:rsidR="00512A8D" w:rsidRPr="00512A8D" w:rsidRDefault="00512A8D" w:rsidP="004E165E">
      <w:pPr>
        <w:numPr>
          <w:ilvl w:val="0"/>
          <w:numId w:val="16"/>
        </w:numPr>
        <w:spacing w:line="360" w:lineRule="auto"/>
        <w:rPr>
          <w:rFonts w:ascii="Aptos" w:hAnsi="Aptos"/>
          <w:sz w:val="24"/>
          <w:szCs w:val="24"/>
          <w:lang w:val="de-DE"/>
        </w:rPr>
      </w:pPr>
      <w:r w:rsidRPr="00512A8D">
        <w:rPr>
          <w:rFonts w:ascii="Aptos" w:hAnsi="Aptos"/>
          <w:sz w:val="24"/>
          <w:szCs w:val="24"/>
          <w:lang w:val="de-DE"/>
        </w:rPr>
        <w:t>unverzügliche Meldung von Schäden oder Störungen</w:t>
      </w:r>
    </w:p>
    <w:p w14:paraId="6112FB63" w14:textId="77777777" w:rsidR="00512A8D" w:rsidRPr="00512A8D" w:rsidRDefault="00512A8D" w:rsidP="004E165E">
      <w:pPr>
        <w:numPr>
          <w:ilvl w:val="0"/>
          <w:numId w:val="16"/>
        </w:numPr>
        <w:spacing w:line="360" w:lineRule="auto"/>
        <w:rPr>
          <w:rFonts w:ascii="Aptos" w:hAnsi="Aptos"/>
          <w:sz w:val="24"/>
          <w:szCs w:val="24"/>
          <w:lang w:val="de-DE"/>
        </w:rPr>
      </w:pPr>
      <w:r w:rsidRPr="00512A8D">
        <w:rPr>
          <w:rFonts w:ascii="Aptos" w:hAnsi="Aptos"/>
          <w:sz w:val="24"/>
          <w:szCs w:val="24"/>
          <w:lang w:val="de-DE"/>
        </w:rPr>
        <w:t>keine Demontage, Umbauten oder Weitergabe an Dritte</w:t>
      </w:r>
    </w:p>
    <w:p w14:paraId="3042E207" w14:textId="77777777" w:rsidR="00512A8D" w:rsidRPr="00512A8D" w:rsidRDefault="00512A8D" w:rsidP="004E165E">
      <w:pPr>
        <w:numPr>
          <w:ilvl w:val="0"/>
          <w:numId w:val="16"/>
        </w:numPr>
        <w:spacing w:line="360" w:lineRule="auto"/>
        <w:rPr>
          <w:rFonts w:ascii="Aptos" w:hAnsi="Aptos"/>
          <w:sz w:val="24"/>
          <w:szCs w:val="24"/>
          <w:lang w:val="de-DE"/>
        </w:rPr>
      </w:pPr>
      <w:r w:rsidRPr="00512A8D">
        <w:rPr>
          <w:rFonts w:ascii="Aptos" w:hAnsi="Aptos"/>
          <w:sz w:val="24"/>
          <w:szCs w:val="24"/>
          <w:lang w:val="de-DE"/>
        </w:rPr>
        <w:t>Rückgabe vollständig, gereinigt und unbeschädigt</w:t>
      </w:r>
    </w:p>
    <w:p w14:paraId="10E5F0F3" w14:textId="16114070" w:rsidR="00512A8D" w:rsidRDefault="00512A8D" w:rsidP="000F4C9A">
      <w:pPr>
        <w:spacing w:line="360" w:lineRule="auto"/>
        <w:rPr>
          <w:rFonts w:ascii="Aptos" w:hAnsi="Aptos"/>
          <w:sz w:val="24"/>
          <w:szCs w:val="24"/>
          <w:lang w:val="de-DE"/>
        </w:rPr>
      </w:pPr>
    </w:p>
    <w:p w14:paraId="28522286" w14:textId="77777777" w:rsidR="00512A8D" w:rsidRPr="00512A8D" w:rsidRDefault="00512A8D" w:rsidP="000F4C9A">
      <w:pPr>
        <w:spacing w:line="360" w:lineRule="auto"/>
        <w:rPr>
          <w:rFonts w:ascii="Aptos" w:hAnsi="Aptos"/>
          <w:sz w:val="24"/>
          <w:szCs w:val="24"/>
          <w:lang w:val="de-DE"/>
        </w:rPr>
      </w:pPr>
    </w:p>
    <w:p w14:paraId="60595BEA"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 Wandoberflächen, Tapeten und Anstriche</w:t>
      </w:r>
    </w:p>
    <w:p w14:paraId="5F27FE57"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2.1 Ausstattung bei Übergabe</w:t>
      </w:r>
    </w:p>
    <w:p w14:paraId="1C5543BF" w14:textId="77777777" w:rsidR="00512A8D" w:rsidRPr="00512A8D" w:rsidRDefault="00512A8D" w:rsidP="004E165E">
      <w:pPr>
        <w:numPr>
          <w:ilvl w:val="0"/>
          <w:numId w:val="17"/>
        </w:numPr>
        <w:spacing w:line="360" w:lineRule="auto"/>
        <w:rPr>
          <w:rFonts w:ascii="Aptos" w:hAnsi="Aptos"/>
          <w:sz w:val="24"/>
          <w:szCs w:val="24"/>
          <w:lang w:val="de-DE"/>
        </w:rPr>
      </w:pPr>
      <w:r w:rsidRPr="00512A8D">
        <w:rPr>
          <w:rFonts w:ascii="Aptos" w:hAnsi="Aptos"/>
          <w:b/>
          <w:bCs/>
          <w:sz w:val="24"/>
          <w:szCs w:val="24"/>
          <w:lang w:val="de-DE"/>
        </w:rPr>
        <w:t>Raum 1:</w:t>
      </w:r>
      <w:r w:rsidRPr="00512A8D">
        <w:rPr>
          <w:rFonts w:ascii="Aptos" w:hAnsi="Aptos"/>
          <w:sz w:val="24"/>
          <w:szCs w:val="24"/>
          <w:lang w:val="de-DE"/>
        </w:rPr>
        <w:t xml:space="preserve"> hochwertige Steintapeten</w:t>
      </w:r>
    </w:p>
    <w:p w14:paraId="0E14BEB2" w14:textId="77777777" w:rsidR="00512A8D" w:rsidRPr="00512A8D" w:rsidRDefault="00512A8D" w:rsidP="004E165E">
      <w:pPr>
        <w:numPr>
          <w:ilvl w:val="0"/>
          <w:numId w:val="17"/>
        </w:numPr>
        <w:spacing w:line="360" w:lineRule="auto"/>
        <w:rPr>
          <w:rFonts w:ascii="Aptos" w:hAnsi="Aptos"/>
          <w:sz w:val="24"/>
          <w:szCs w:val="24"/>
          <w:lang w:val="de-DE"/>
        </w:rPr>
      </w:pPr>
      <w:r w:rsidRPr="00512A8D">
        <w:rPr>
          <w:rFonts w:ascii="Aptos" w:hAnsi="Aptos"/>
          <w:b/>
          <w:bCs/>
          <w:sz w:val="24"/>
          <w:szCs w:val="24"/>
          <w:lang w:val="de-DE"/>
        </w:rPr>
        <w:t>Raum 2:</w:t>
      </w:r>
      <w:r w:rsidRPr="00512A8D">
        <w:rPr>
          <w:rFonts w:ascii="Aptos" w:hAnsi="Aptos"/>
          <w:sz w:val="24"/>
          <w:szCs w:val="24"/>
          <w:lang w:val="de-DE"/>
        </w:rPr>
        <w:t xml:space="preserve"> hochwertige Designtapeten</w:t>
      </w:r>
    </w:p>
    <w:p w14:paraId="4CE47101" w14:textId="77777777" w:rsidR="00512A8D" w:rsidRPr="00512A8D" w:rsidRDefault="00512A8D" w:rsidP="004E165E">
      <w:pPr>
        <w:numPr>
          <w:ilvl w:val="0"/>
          <w:numId w:val="17"/>
        </w:numPr>
        <w:spacing w:line="360" w:lineRule="auto"/>
        <w:rPr>
          <w:rFonts w:ascii="Aptos" w:hAnsi="Aptos"/>
          <w:sz w:val="24"/>
          <w:szCs w:val="24"/>
          <w:lang w:val="de-DE"/>
        </w:rPr>
      </w:pPr>
      <w:r w:rsidRPr="00512A8D">
        <w:rPr>
          <w:rFonts w:ascii="Aptos" w:hAnsi="Aptos"/>
          <w:b/>
          <w:bCs/>
          <w:sz w:val="24"/>
          <w:szCs w:val="24"/>
          <w:lang w:val="de-DE"/>
        </w:rPr>
        <w:t>Weitere Flächen:</w:t>
      </w:r>
      <w:r w:rsidRPr="00512A8D">
        <w:rPr>
          <w:rFonts w:ascii="Aptos" w:hAnsi="Aptos"/>
          <w:sz w:val="24"/>
          <w:szCs w:val="24"/>
          <w:lang w:val="de-DE"/>
        </w:rPr>
        <w:t xml:space="preserve"> professionell gespritzter Weißanstrich</w:t>
      </w:r>
    </w:p>
    <w:p w14:paraId="72D011FF"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2.2 Verbotene Handlungen</w:t>
      </w:r>
    </w:p>
    <w:p w14:paraId="334F4D49"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Dem Mieter ist es untersagt:</w:t>
      </w:r>
    </w:p>
    <w:p w14:paraId="0454C7DC" w14:textId="47F34722" w:rsidR="00512A8D" w:rsidRPr="00512A8D" w:rsidRDefault="00512A8D" w:rsidP="004E165E">
      <w:pPr>
        <w:numPr>
          <w:ilvl w:val="0"/>
          <w:numId w:val="18"/>
        </w:numPr>
        <w:spacing w:line="360" w:lineRule="auto"/>
        <w:rPr>
          <w:rFonts w:ascii="Aptos" w:hAnsi="Aptos"/>
          <w:sz w:val="24"/>
          <w:szCs w:val="24"/>
          <w:lang w:val="de-DE"/>
        </w:rPr>
      </w:pPr>
      <w:r w:rsidRPr="00512A8D">
        <w:rPr>
          <w:rFonts w:ascii="Aptos" w:hAnsi="Aptos"/>
          <w:sz w:val="24"/>
          <w:szCs w:val="24"/>
          <w:lang w:val="de-DE"/>
        </w:rPr>
        <w:t>Tapeten zu entfernen,</w:t>
      </w:r>
      <w:r w:rsidR="0093544F">
        <w:rPr>
          <w:rFonts w:ascii="Aptos" w:hAnsi="Aptos"/>
          <w:sz w:val="24"/>
          <w:szCs w:val="24"/>
          <w:lang w:val="de-DE"/>
        </w:rPr>
        <w:t xml:space="preserve"> zu</w:t>
      </w:r>
      <w:r w:rsidRPr="00512A8D">
        <w:rPr>
          <w:rFonts w:ascii="Aptos" w:hAnsi="Aptos"/>
          <w:sz w:val="24"/>
          <w:szCs w:val="24"/>
          <w:lang w:val="de-DE"/>
        </w:rPr>
        <w:t xml:space="preserve"> überstreichen oder zu verändern</w:t>
      </w:r>
    </w:p>
    <w:p w14:paraId="4383EA56" w14:textId="77777777" w:rsidR="00512A8D" w:rsidRPr="00512A8D" w:rsidRDefault="00512A8D" w:rsidP="004E165E">
      <w:pPr>
        <w:numPr>
          <w:ilvl w:val="0"/>
          <w:numId w:val="18"/>
        </w:numPr>
        <w:spacing w:line="360" w:lineRule="auto"/>
        <w:rPr>
          <w:rFonts w:ascii="Aptos" w:hAnsi="Aptos"/>
          <w:sz w:val="24"/>
          <w:szCs w:val="24"/>
          <w:lang w:val="de-DE"/>
        </w:rPr>
      </w:pPr>
      <w:r w:rsidRPr="00512A8D">
        <w:rPr>
          <w:rFonts w:ascii="Aptos" w:hAnsi="Aptos"/>
          <w:sz w:val="24"/>
          <w:szCs w:val="24"/>
          <w:lang w:val="de-DE"/>
        </w:rPr>
        <w:lastRenderedPageBreak/>
        <w:t>die hochwertigen Oberflächen zu beschädigen</w:t>
      </w:r>
    </w:p>
    <w:p w14:paraId="36C1AD8D"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2.3 Wiederherstellungspflichten</w:t>
      </w:r>
    </w:p>
    <w:p w14:paraId="3F2BB890"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Bei Beschädigungen ist der ursprüngliche Zustand fachgerecht auf eigene Kosten herzustellen.</w:t>
      </w:r>
    </w:p>
    <w:p w14:paraId="0B544AF3"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2.4 Weiße Wandflächen</w:t>
      </w:r>
    </w:p>
    <w:p w14:paraId="3BCC0F90" w14:textId="2F9D3240" w:rsidR="00512A8D" w:rsidRPr="00512A8D" w:rsidRDefault="0093544F" w:rsidP="004E165E">
      <w:pPr>
        <w:numPr>
          <w:ilvl w:val="0"/>
          <w:numId w:val="19"/>
        </w:numPr>
        <w:spacing w:line="360" w:lineRule="auto"/>
        <w:rPr>
          <w:rFonts w:ascii="Aptos" w:hAnsi="Aptos"/>
          <w:sz w:val="24"/>
          <w:szCs w:val="24"/>
          <w:lang w:val="de-DE"/>
        </w:rPr>
      </w:pPr>
      <w:r>
        <w:rPr>
          <w:rFonts w:ascii="Aptos" w:hAnsi="Aptos"/>
          <w:sz w:val="24"/>
          <w:szCs w:val="24"/>
          <w:lang w:val="de-DE"/>
        </w:rPr>
        <w:t xml:space="preserve">Das </w:t>
      </w:r>
      <w:r w:rsidR="00512A8D" w:rsidRPr="00512A8D">
        <w:rPr>
          <w:rFonts w:ascii="Aptos" w:hAnsi="Aptos"/>
          <w:sz w:val="24"/>
          <w:szCs w:val="24"/>
          <w:lang w:val="de-DE"/>
        </w:rPr>
        <w:t xml:space="preserve">Anbringen von Gegenständen </w:t>
      </w:r>
      <w:r>
        <w:rPr>
          <w:rFonts w:ascii="Aptos" w:hAnsi="Aptos"/>
          <w:sz w:val="24"/>
          <w:szCs w:val="24"/>
          <w:lang w:val="de-DE"/>
        </w:rPr>
        <w:t xml:space="preserve">ist </w:t>
      </w:r>
      <w:r w:rsidR="00512A8D" w:rsidRPr="00512A8D">
        <w:rPr>
          <w:rFonts w:ascii="Aptos" w:hAnsi="Aptos"/>
          <w:sz w:val="24"/>
          <w:szCs w:val="24"/>
          <w:lang w:val="de-DE"/>
        </w:rPr>
        <w:t>erlaubt</w:t>
      </w:r>
      <w:r>
        <w:rPr>
          <w:rFonts w:ascii="Aptos" w:hAnsi="Aptos"/>
          <w:sz w:val="24"/>
          <w:szCs w:val="24"/>
          <w:lang w:val="de-DE"/>
        </w:rPr>
        <w:t>.</w:t>
      </w:r>
    </w:p>
    <w:p w14:paraId="1E7DE580" w14:textId="187B803D" w:rsidR="00512A8D" w:rsidRPr="00512A8D" w:rsidRDefault="0093544F" w:rsidP="004E165E">
      <w:pPr>
        <w:numPr>
          <w:ilvl w:val="0"/>
          <w:numId w:val="19"/>
        </w:numPr>
        <w:spacing w:line="360" w:lineRule="auto"/>
        <w:rPr>
          <w:rFonts w:ascii="Aptos" w:hAnsi="Aptos"/>
          <w:sz w:val="24"/>
          <w:szCs w:val="24"/>
          <w:lang w:val="de-DE"/>
        </w:rPr>
      </w:pPr>
      <w:r>
        <w:rPr>
          <w:rFonts w:ascii="Aptos" w:hAnsi="Aptos"/>
          <w:sz w:val="24"/>
          <w:szCs w:val="24"/>
          <w:lang w:val="de-DE"/>
        </w:rPr>
        <w:t xml:space="preserve">Nagel- und </w:t>
      </w:r>
      <w:r w:rsidR="00512A8D" w:rsidRPr="00512A8D">
        <w:rPr>
          <w:rFonts w:ascii="Aptos" w:hAnsi="Aptos"/>
          <w:sz w:val="24"/>
          <w:szCs w:val="24"/>
          <w:lang w:val="de-DE"/>
        </w:rPr>
        <w:t xml:space="preserve">Bohrlöcher </w:t>
      </w:r>
      <w:r>
        <w:rPr>
          <w:rFonts w:ascii="Aptos" w:hAnsi="Aptos"/>
          <w:sz w:val="24"/>
          <w:szCs w:val="24"/>
          <w:lang w:val="de-DE"/>
        </w:rPr>
        <w:t xml:space="preserve">sind </w:t>
      </w:r>
      <w:r w:rsidR="00512A8D" w:rsidRPr="00512A8D">
        <w:rPr>
          <w:rFonts w:ascii="Aptos" w:hAnsi="Aptos"/>
          <w:sz w:val="24"/>
          <w:szCs w:val="24"/>
          <w:lang w:val="de-DE"/>
        </w:rPr>
        <w:t>beim Auszug fachgerecht zu schließen</w:t>
      </w:r>
      <w:r>
        <w:rPr>
          <w:rFonts w:ascii="Aptos" w:hAnsi="Aptos"/>
          <w:sz w:val="24"/>
          <w:szCs w:val="24"/>
          <w:lang w:val="de-DE"/>
        </w:rPr>
        <w:t>.</w:t>
      </w:r>
    </w:p>
    <w:p w14:paraId="5EDA1F56" w14:textId="77777777" w:rsidR="00512A8D" w:rsidRPr="00512A8D" w:rsidRDefault="00512A8D" w:rsidP="004E165E">
      <w:pPr>
        <w:numPr>
          <w:ilvl w:val="0"/>
          <w:numId w:val="19"/>
        </w:numPr>
        <w:spacing w:line="360" w:lineRule="auto"/>
        <w:rPr>
          <w:rFonts w:ascii="Aptos" w:hAnsi="Aptos"/>
          <w:sz w:val="24"/>
          <w:szCs w:val="24"/>
          <w:lang w:val="de-DE"/>
        </w:rPr>
      </w:pPr>
      <w:r w:rsidRPr="00512A8D">
        <w:rPr>
          <w:rFonts w:ascii="Aptos" w:hAnsi="Aptos"/>
          <w:sz w:val="24"/>
          <w:szCs w:val="24"/>
          <w:lang w:val="de-DE"/>
        </w:rPr>
        <w:t>erneuter Weißanstrich ausschließlich durch professionelle Maler (gespritzte Technik)</w:t>
      </w:r>
    </w:p>
    <w:p w14:paraId="70F11D27" w14:textId="5A905469" w:rsidR="00512A8D" w:rsidRPr="00512A8D" w:rsidRDefault="00512A8D" w:rsidP="000F4C9A">
      <w:pPr>
        <w:spacing w:line="360" w:lineRule="auto"/>
        <w:rPr>
          <w:rFonts w:ascii="Aptos" w:hAnsi="Aptos"/>
          <w:sz w:val="24"/>
          <w:szCs w:val="24"/>
          <w:lang w:val="de-DE"/>
        </w:rPr>
      </w:pPr>
    </w:p>
    <w:p w14:paraId="6CF8451F"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3. Designfußboden</w:t>
      </w:r>
    </w:p>
    <w:p w14:paraId="0B809C18"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Der hochwertige, geklebte Designfußboden ist nicht ersetzbar.</w:t>
      </w:r>
    </w:p>
    <w:p w14:paraId="5FF0F280"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3.1 Pflegevorgaben</w:t>
      </w:r>
    </w:p>
    <w:p w14:paraId="3993F1AA" w14:textId="77777777" w:rsidR="00512A8D" w:rsidRPr="00512A8D" w:rsidRDefault="00512A8D" w:rsidP="004E165E">
      <w:pPr>
        <w:numPr>
          <w:ilvl w:val="0"/>
          <w:numId w:val="20"/>
        </w:numPr>
        <w:spacing w:line="360" w:lineRule="auto"/>
        <w:rPr>
          <w:rFonts w:ascii="Aptos" w:hAnsi="Aptos"/>
          <w:sz w:val="24"/>
          <w:szCs w:val="24"/>
          <w:lang w:val="de-DE"/>
        </w:rPr>
      </w:pPr>
      <w:r w:rsidRPr="00512A8D">
        <w:rPr>
          <w:rFonts w:ascii="Aptos" w:hAnsi="Aptos"/>
          <w:sz w:val="24"/>
          <w:szCs w:val="24"/>
          <w:lang w:val="de-DE"/>
        </w:rPr>
        <w:t>händische Reinigung ausschließlich in Strichrichtung</w:t>
      </w:r>
    </w:p>
    <w:p w14:paraId="7BAAE670" w14:textId="77777777" w:rsidR="00512A8D" w:rsidRPr="00512A8D" w:rsidRDefault="00512A8D" w:rsidP="004E165E">
      <w:pPr>
        <w:numPr>
          <w:ilvl w:val="0"/>
          <w:numId w:val="20"/>
        </w:numPr>
        <w:spacing w:line="360" w:lineRule="auto"/>
        <w:rPr>
          <w:rFonts w:ascii="Aptos" w:hAnsi="Aptos"/>
          <w:sz w:val="24"/>
          <w:szCs w:val="24"/>
          <w:lang w:val="de-DE"/>
        </w:rPr>
      </w:pPr>
      <w:r w:rsidRPr="00512A8D">
        <w:rPr>
          <w:rFonts w:ascii="Aptos" w:hAnsi="Aptos"/>
          <w:sz w:val="24"/>
          <w:szCs w:val="24"/>
          <w:lang w:val="de-DE"/>
        </w:rPr>
        <w:t>geeignete Pflegemittel sind im Gebäude vorhanden</w:t>
      </w:r>
    </w:p>
    <w:p w14:paraId="6657552A"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3.2 Wisch- und Saugroboter</w:t>
      </w:r>
    </w:p>
    <w:p w14:paraId="3F6B1D7A" w14:textId="77777777" w:rsidR="00512A8D" w:rsidRPr="00512A8D" w:rsidRDefault="00512A8D" w:rsidP="004E165E">
      <w:pPr>
        <w:numPr>
          <w:ilvl w:val="0"/>
          <w:numId w:val="21"/>
        </w:numPr>
        <w:spacing w:line="360" w:lineRule="auto"/>
        <w:rPr>
          <w:rFonts w:ascii="Aptos" w:hAnsi="Aptos"/>
          <w:sz w:val="24"/>
          <w:szCs w:val="24"/>
          <w:lang w:val="de-DE"/>
        </w:rPr>
      </w:pPr>
      <w:r w:rsidRPr="00512A8D">
        <w:rPr>
          <w:rFonts w:ascii="Aptos" w:hAnsi="Aptos"/>
          <w:sz w:val="24"/>
          <w:szCs w:val="24"/>
          <w:lang w:val="de-DE"/>
        </w:rPr>
        <w:t>nur Geräte zulässig, die ausschließlich mit Wasser arbeiten</w:t>
      </w:r>
    </w:p>
    <w:p w14:paraId="0B569668" w14:textId="29544158" w:rsidR="00512A8D" w:rsidRPr="00512A8D" w:rsidRDefault="00512A8D" w:rsidP="004E165E">
      <w:pPr>
        <w:numPr>
          <w:ilvl w:val="0"/>
          <w:numId w:val="21"/>
        </w:numPr>
        <w:spacing w:line="360" w:lineRule="auto"/>
        <w:rPr>
          <w:rFonts w:ascii="Aptos" w:hAnsi="Aptos"/>
          <w:sz w:val="24"/>
          <w:szCs w:val="24"/>
          <w:lang w:val="de-DE"/>
        </w:rPr>
      </w:pPr>
      <w:r w:rsidRPr="00512A8D">
        <w:rPr>
          <w:rFonts w:ascii="Aptos" w:hAnsi="Aptos"/>
          <w:sz w:val="24"/>
          <w:szCs w:val="24"/>
          <w:lang w:val="de-DE"/>
        </w:rPr>
        <w:t xml:space="preserve">minderwertige Geräte können Schäden verursachen → Haftung </w:t>
      </w:r>
      <w:r w:rsidR="0093544F">
        <w:rPr>
          <w:rFonts w:ascii="Aptos" w:hAnsi="Aptos"/>
          <w:sz w:val="24"/>
          <w:szCs w:val="24"/>
          <w:lang w:val="de-DE"/>
        </w:rPr>
        <w:t xml:space="preserve">trägt der </w:t>
      </w:r>
      <w:r w:rsidRPr="00512A8D">
        <w:rPr>
          <w:rFonts w:ascii="Aptos" w:hAnsi="Aptos"/>
          <w:sz w:val="24"/>
          <w:szCs w:val="24"/>
          <w:lang w:val="de-DE"/>
        </w:rPr>
        <w:t>Mieter</w:t>
      </w:r>
    </w:p>
    <w:p w14:paraId="13D4D965"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3.3 Meldepflicht</w:t>
      </w:r>
    </w:p>
    <w:p w14:paraId="67A4A159" w14:textId="5C3C0BB0" w:rsidR="00512A8D" w:rsidRPr="00512A8D" w:rsidRDefault="00512A8D" w:rsidP="004E165E">
      <w:pPr>
        <w:numPr>
          <w:ilvl w:val="0"/>
          <w:numId w:val="22"/>
        </w:numPr>
        <w:spacing w:line="360" w:lineRule="auto"/>
        <w:rPr>
          <w:rFonts w:ascii="Aptos" w:hAnsi="Aptos"/>
          <w:sz w:val="24"/>
          <w:szCs w:val="24"/>
          <w:lang w:val="de-DE"/>
        </w:rPr>
      </w:pPr>
      <w:r w:rsidRPr="00512A8D">
        <w:rPr>
          <w:rFonts w:ascii="Aptos" w:hAnsi="Aptos"/>
          <w:sz w:val="24"/>
          <w:szCs w:val="24"/>
          <w:lang w:val="de-DE"/>
        </w:rPr>
        <w:t>alle Schäden sofort melden</w:t>
      </w:r>
    </w:p>
    <w:p w14:paraId="31CED33C" w14:textId="77777777" w:rsidR="00512A8D" w:rsidRPr="00512A8D" w:rsidRDefault="00512A8D" w:rsidP="004E165E">
      <w:pPr>
        <w:numPr>
          <w:ilvl w:val="0"/>
          <w:numId w:val="22"/>
        </w:numPr>
        <w:spacing w:line="360" w:lineRule="auto"/>
        <w:rPr>
          <w:rFonts w:ascii="Aptos" w:hAnsi="Aptos"/>
          <w:sz w:val="24"/>
          <w:szCs w:val="24"/>
          <w:lang w:val="de-DE"/>
        </w:rPr>
      </w:pPr>
      <w:r w:rsidRPr="00512A8D">
        <w:rPr>
          <w:rFonts w:ascii="Aptos" w:hAnsi="Aptos"/>
          <w:sz w:val="24"/>
          <w:szCs w:val="24"/>
          <w:lang w:val="de-DE"/>
        </w:rPr>
        <w:t>mögliche vollständige Erneuerung bei schwerer Beschädigung</w:t>
      </w:r>
    </w:p>
    <w:p w14:paraId="668A80F5" w14:textId="6E0329F1" w:rsidR="00512A8D" w:rsidRPr="00512A8D" w:rsidRDefault="00512A8D" w:rsidP="000F4C9A">
      <w:pPr>
        <w:spacing w:line="360" w:lineRule="auto"/>
        <w:rPr>
          <w:rFonts w:ascii="Aptos" w:hAnsi="Aptos"/>
          <w:sz w:val="24"/>
          <w:szCs w:val="24"/>
          <w:lang w:val="de-DE"/>
        </w:rPr>
      </w:pPr>
    </w:p>
    <w:p w14:paraId="6A8220E0"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4. Jalousien, Beleuchtung, Thermostate</w:t>
      </w:r>
    </w:p>
    <w:p w14:paraId="1D342478"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4.1 Elektrische Jalousien</w:t>
      </w:r>
    </w:p>
    <w:p w14:paraId="7467C311" w14:textId="77777777" w:rsidR="00512A8D" w:rsidRPr="00512A8D" w:rsidRDefault="00512A8D" w:rsidP="004E165E">
      <w:pPr>
        <w:numPr>
          <w:ilvl w:val="0"/>
          <w:numId w:val="23"/>
        </w:numPr>
        <w:spacing w:line="360" w:lineRule="auto"/>
        <w:rPr>
          <w:rFonts w:ascii="Aptos" w:hAnsi="Aptos"/>
          <w:sz w:val="24"/>
          <w:szCs w:val="24"/>
          <w:lang w:val="de-DE"/>
        </w:rPr>
      </w:pPr>
      <w:r w:rsidRPr="00512A8D">
        <w:rPr>
          <w:rFonts w:ascii="Aptos" w:hAnsi="Aptos"/>
          <w:sz w:val="24"/>
          <w:szCs w:val="24"/>
          <w:lang w:val="de-DE"/>
        </w:rPr>
        <w:t>nur bestimmungsgemäß bedienen</w:t>
      </w:r>
    </w:p>
    <w:p w14:paraId="4BB35B36" w14:textId="63825997" w:rsidR="00512A8D" w:rsidRPr="00512A8D" w:rsidRDefault="00512A8D" w:rsidP="004E165E">
      <w:pPr>
        <w:numPr>
          <w:ilvl w:val="0"/>
          <w:numId w:val="23"/>
        </w:numPr>
        <w:spacing w:line="360" w:lineRule="auto"/>
        <w:rPr>
          <w:rFonts w:ascii="Aptos" w:hAnsi="Aptos"/>
          <w:sz w:val="24"/>
          <w:szCs w:val="24"/>
          <w:lang w:val="de-DE"/>
        </w:rPr>
      </w:pPr>
      <w:r w:rsidRPr="00512A8D">
        <w:rPr>
          <w:rFonts w:ascii="Aptos" w:hAnsi="Aptos"/>
          <w:sz w:val="24"/>
          <w:szCs w:val="24"/>
          <w:lang w:val="de-DE"/>
        </w:rPr>
        <w:t>Jalousien bei Sturm vollständig hoch</w:t>
      </w:r>
      <w:r w:rsidR="0093544F">
        <w:rPr>
          <w:rFonts w:ascii="Aptos" w:hAnsi="Aptos"/>
          <w:sz w:val="24"/>
          <w:szCs w:val="24"/>
          <w:lang w:val="de-DE"/>
        </w:rPr>
        <w:t>fahren</w:t>
      </w:r>
    </w:p>
    <w:p w14:paraId="3ABF0028" w14:textId="77777777" w:rsidR="00512A8D" w:rsidRPr="00512A8D" w:rsidRDefault="00512A8D" w:rsidP="004E165E">
      <w:pPr>
        <w:numPr>
          <w:ilvl w:val="0"/>
          <w:numId w:val="23"/>
        </w:numPr>
        <w:spacing w:line="360" w:lineRule="auto"/>
        <w:rPr>
          <w:rFonts w:ascii="Aptos" w:hAnsi="Aptos"/>
          <w:sz w:val="24"/>
          <w:szCs w:val="24"/>
          <w:lang w:val="de-DE"/>
        </w:rPr>
      </w:pPr>
      <w:r w:rsidRPr="00512A8D">
        <w:rPr>
          <w:rFonts w:ascii="Aptos" w:hAnsi="Aptos"/>
          <w:sz w:val="24"/>
          <w:szCs w:val="24"/>
          <w:lang w:val="de-DE"/>
        </w:rPr>
        <w:t>keine Reparaturen durch Mieter</w:t>
      </w:r>
    </w:p>
    <w:p w14:paraId="4C75DAB1" w14:textId="77777777" w:rsidR="00512A8D" w:rsidRPr="00512A8D" w:rsidRDefault="00512A8D" w:rsidP="004E165E">
      <w:pPr>
        <w:numPr>
          <w:ilvl w:val="0"/>
          <w:numId w:val="23"/>
        </w:numPr>
        <w:spacing w:line="360" w:lineRule="auto"/>
        <w:rPr>
          <w:rFonts w:ascii="Aptos" w:hAnsi="Aptos"/>
          <w:sz w:val="24"/>
          <w:szCs w:val="24"/>
          <w:lang w:val="de-DE"/>
        </w:rPr>
      </w:pPr>
      <w:r w:rsidRPr="00512A8D">
        <w:rPr>
          <w:rFonts w:ascii="Aptos" w:hAnsi="Aptos"/>
          <w:sz w:val="24"/>
          <w:szCs w:val="24"/>
          <w:lang w:val="de-DE"/>
        </w:rPr>
        <w:t>Störungen unverzüglich melden</w:t>
      </w:r>
    </w:p>
    <w:p w14:paraId="100D1A86" w14:textId="77777777" w:rsidR="000F4C9A" w:rsidRDefault="000F4C9A" w:rsidP="000F4C9A">
      <w:pPr>
        <w:spacing w:line="360" w:lineRule="auto"/>
        <w:rPr>
          <w:rFonts w:ascii="Aptos" w:hAnsi="Aptos"/>
          <w:b/>
          <w:bCs/>
          <w:sz w:val="24"/>
          <w:szCs w:val="24"/>
          <w:lang w:val="de-DE"/>
        </w:rPr>
      </w:pPr>
    </w:p>
    <w:p w14:paraId="6053A22C" w14:textId="0A6CEEAD"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lastRenderedPageBreak/>
        <w:t>4.2 Beleuchtung</w:t>
      </w:r>
    </w:p>
    <w:p w14:paraId="03816514" w14:textId="77777777" w:rsidR="00512A8D" w:rsidRPr="00512A8D" w:rsidRDefault="00512A8D" w:rsidP="004E165E">
      <w:pPr>
        <w:numPr>
          <w:ilvl w:val="0"/>
          <w:numId w:val="24"/>
        </w:numPr>
        <w:spacing w:line="360" w:lineRule="auto"/>
        <w:rPr>
          <w:rFonts w:ascii="Aptos" w:hAnsi="Aptos"/>
          <w:sz w:val="24"/>
          <w:szCs w:val="24"/>
          <w:lang w:val="de-DE"/>
        </w:rPr>
      </w:pPr>
      <w:r w:rsidRPr="00512A8D">
        <w:rPr>
          <w:rFonts w:ascii="Aptos" w:hAnsi="Aptos"/>
          <w:sz w:val="24"/>
          <w:szCs w:val="24"/>
          <w:lang w:val="de-DE"/>
        </w:rPr>
        <w:t>fest installiert, keine Änderungen durch Mieter</w:t>
      </w:r>
    </w:p>
    <w:p w14:paraId="160F63BF"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4.3 Thermostate &amp; Heizungsanlage</w:t>
      </w:r>
    </w:p>
    <w:p w14:paraId="677241B1" w14:textId="77777777" w:rsidR="00512A8D" w:rsidRPr="00512A8D" w:rsidRDefault="00512A8D" w:rsidP="004E165E">
      <w:pPr>
        <w:numPr>
          <w:ilvl w:val="0"/>
          <w:numId w:val="25"/>
        </w:numPr>
        <w:spacing w:line="360" w:lineRule="auto"/>
        <w:rPr>
          <w:rFonts w:ascii="Aptos" w:hAnsi="Aptos"/>
          <w:sz w:val="24"/>
          <w:szCs w:val="24"/>
          <w:lang w:val="de-DE"/>
        </w:rPr>
      </w:pPr>
      <w:r w:rsidRPr="00512A8D">
        <w:rPr>
          <w:rFonts w:ascii="Aptos" w:hAnsi="Aptos"/>
          <w:sz w:val="24"/>
          <w:szCs w:val="24"/>
          <w:lang w:val="de-DE"/>
        </w:rPr>
        <w:t>Heizölbetrieb → ressourcenschonender Umgang</w:t>
      </w:r>
    </w:p>
    <w:p w14:paraId="254F230E" w14:textId="77777777" w:rsidR="00512A8D" w:rsidRPr="00512A8D" w:rsidRDefault="00512A8D" w:rsidP="004E165E">
      <w:pPr>
        <w:numPr>
          <w:ilvl w:val="0"/>
          <w:numId w:val="25"/>
        </w:numPr>
        <w:spacing w:line="360" w:lineRule="auto"/>
        <w:rPr>
          <w:rFonts w:ascii="Aptos" w:hAnsi="Aptos"/>
          <w:sz w:val="24"/>
          <w:szCs w:val="24"/>
          <w:lang w:val="de-DE"/>
        </w:rPr>
      </w:pPr>
      <w:r w:rsidRPr="00512A8D">
        <w:rPr>
          <w:rFonts w:ascii="Aptos" w:hAnsi="Aptos"/>
          <w:sz w:val="24"/>
          <w:szCs w:val="24"/>
          <w:lang w:val="de-DE"/>
        </w:rPr>
        <w:t>sachgerechte Nutzung erforderlich</w:t>
      </w:r>
    </w:p>
    <w:p w14:paraId="68009E4F" w14:textId="61BF3895" w:rsidR="00512A8D" w:rsidRPr="00512A8D" w:rsidRDefault="00512A8D" w:rsidP="000F4C9A">
      <w:pPr>
        <w:spacing w:line="360" w:lineRule="auto"/>
        <w:rPr>
          <w:rFonts w:ascii="Aptos" w:hAnsi="Aptos"/>
          <w:sz w:val="24"/>
          <w:szCs w:val="24"/>
          <w:lang w:val="de-DE"/>
        </w:rPr>
      </w:pPr>
    </w:p>
    <w:p w14:paraId="7AC62ED0"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5. Sanitärbereich</w:t>
      </w:r>
    </w:p>
    <w:p w14:paraId="1FFED3E8"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Ausstattung: Toilette, Waschbecken, Armaturen, Toilettensitz, Drückergarnitur, Deckenlampe.</w:t>
      </w:r>
    </w:p>
    <w:p w14:paraId="0E1425F4" w14:textId="77777777" w:rsidR="00512A8D" w:rsidRPr="00512A8D" w:rsidRDefault="00512A8D" w:rsidP="000F4C9A">
      <w:pPr>
        <w:spacing w:line="360" w:lineRule="auto"/>
        <w:rPr>
          <w:rFonts w:ascii="Aptos" w:hAnsi="Aptos"/>
          <w:sz w:val="24"/>
          <w:szCs w:val="24"/>
          <w:lang w:val="de-DE"/>
        </w:rPr>
      </w:pPr>
      <w:r w:rsidRPr="00512A8D">
        <w:rPr>
          <w:rFonts w:ascii="Aptos" w:hAnsi="Aptos"/>
          <w:b/>
          <w:bCs/>
          <w:sz w:val="24"/>
          <w:szCs w:val="24"/>
          <w:lang w:val="de-DE"/>
        </w:rPr>
        <w:t>Pflichten:</w:t>
      </w:r>
    </w:p>
    <w:p w14:paraId="3600BDBC" w14:textId="77777777" w:rsidR="00512A8D" w:rsidRPr="00512A8D" w:rsidRDefault="00512A8D" w:rsidP="004E165E">
      <w:pPr>
        <w:numPr>
          <w:ilvl w:val="0"/>
          <w:numId w:val="26"/>
        </w:numPr>
        <w:spacing w:line="360" w:lineRule="auto"/>
        <w:rPr>
          <w:rFonts w:ascii="Aptos" w:hAnsi="Aptos"/>
          <w:sz w:val="24"/>
          <w:szCs w:val="24"/>
          <w:lang w:val="de-DE"/>
        </w:rPr>
      </w:pPr>
      <w:r w:rsidRPr="00512A8D">
        <w:rPr>
          <w:rFonts w:ascii="Aptos" w:hAnsi="Aptos"/>
          <w:sz w:val="24"/>
          <w:szCs w:val="24"/>
          <w:lang w:val="de-DE"/>
        </w:rPr>
        <w:t>hygienische, sachgerechte Nutzung</w:t>
      </w:r>
    </w:p>
    <w:p w14:paraId="557BA2B2" w14:textId="77777777" w:rsidR="00512A8D" w:rsidRPr="00512A8D" w:rsidRDefault="00512A8D" w:rsidP="004E165E">
      <w:pPr>
        <w:numPr>
          <w:ilvl w:val="0"/>
          <w:numId w:val="26"/>
        </w:numPr>
        <w:spacing w:line="360" w:lineRule="auto"/>
        <w:rPr>
          <w:rFonts w:ascii="Aptos" w:hAnsi="Aptos"/>
          <w:sz w:val="24"/>
          <w:szCs w:val="24"/>
          <w:lang w:val="de-DE"/>
        </w:rPr>
      </w:pPr>
      <w:r w:rsidRPr="00512A8D">
        <w:rPr>
          <w:rFonts w:ascii="Aptos" w:hAnsi="Aptos"/>
          <w:sz w:val="24"/>
          <w:szCs w:val="24"/>
          <w:lang w:val="de-DE"/>
        </w:rPr>
        <w:t>keine aggressiven Reinigungsmittel</w:t>
      </w:r>
    </w:p>
    <w:p w14:paraId="031D78DC" w14:textId="77777777" w:rsidR="00512A8D" w:rsidRPr="00512A8D" w:rsidRDefault="00512A8D" w:rsidP="004E165E">
      <w:pPr>
        <w:numPr>
          <w:ilvl w:val="0"/>
          <w:numId w:val="26"/>
        </w:numPr>
        <w:spacing w:line="360" w:lineRule="auto"/>
        <w:rPr>
          <w:rFonts w:ascii="Aptos" w:hAnsi="Aptos"/>
          <w:sz w:val="24"/>
          <w:szCs w:val="24"/>
          <w:lang w:val="de-DE"/>
        </w:rPr>
      </w:pPr>
      <w:r w:rsidRPr="00512A8D">
        <w:rPr>
          <w:rFonts w:ascii="Aptos" w:hAnsi="Aptos"/>
          <w:sz w:val="24"/>
          <w:szCs w:val="24"/>
          <w:lang w:val="de-DE"/>
        </w:rPr>
        <w:t>Funktionsstörungen sofort melden</w:t>
      </w:r>
    </w:p>
    <w:p w14:paraId="1CB23C82" w14:textId="77777777" w:rsidR="00512A8D" w:rsidRPr="00512A8D" w:rsidRDefault="00512A8D" w:rsidP="004E165E">
      <w:pPr>
        <w:numPr>
          <w:ilvl w:val="0"/>
          <w:numId w:val="26"/>
        </w:numPr>
        <w:spacing w:line="360" w:lineRule="auto"/>
        <w:rPr>
          <w:rFonts w:ascii="Aptos" w:hAnsi="Aptos"/>
          <w:sz w:val="24"/>
          <w:szCs w:val="24"/>
          <w:lang w:val="de-DE"/>
        </w:rPr>
      </w:pPr>
      <w:r w:rsidRPr="00512A8D">
        <w:rPr>
          <w:rFonts w:ascii="Aptos" w:hAnsi="Aptos"/>
          <w:sz w:val="24"/>
          <w:szCs w:val="24"/>
          <w:lang w:val="de-DE"/>
        </w:rPr>
        <w:t>Reparaturen ausschließlich durch Vermieter</w:t>
      </w:r>
    </w:p>
    <w:p w14:paraId="7CC7FDA0" w14:textId="7FEA84EA" w:rsidR="00512A8D" w:rsidRPr="00512A8D" w:rsidRDefault="00512A8D" w:rsidP="000F4C9A">
      <w:pPr>
        <w:spacing w:line="360" w:lineRule="auto"/>
        <w:rPr>
          <w:rFonts w:ascii="Aptos" w:hAnsi="Aptos"/>
          <w:sz w:val="24"/>
          <w:szCs w:val="24"/>
          <w:lang w:val="de-DE"/>
        </w:rPr>
      </w:pPr>
    </w:p>
    <w:p w14:paraId="1F59CF06"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6. Hochglanztüren (weiß-hochglanzfoliert)</w:t>
      </w:r>
    </w:p>
    <w:p w14:paraId="5367E23C"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6.1 Reinigung &amp; Pflege</w:t>
      </w:r>
    </w:p>
    <w:p w14:paraId="535EF575" w14:textId="77777777" w:rsidR="00512A8D" w:rsidRPr="00512A8D" w:rsidRDefault="00512A8D" w:rsidP="004E165E">
      <w:pPr>
        <w:numPr>
          <w:ilvl w:val="0"/>
          <w:numId w:val="27"/>
        </w:numPr>
        <w:spacing w:line="360" w:lineRule="auto"/>
        <w:rPr>
          <w:rFonts w:ascii="Aptos" w:hAnsi="Aptos"/>
          <w:sz w:val="24"/>
          <w:szCs w:val="24"/>
          <w:lang w:val="de-DE"/>
        </w:rPr>
      </w:pPr>
      <w:r w:rsidRPr="00512A8D">
        <w:rPr>
          <w:rFonts w:ascii="Aptos" w:hAnsi="Aptos"/>
          <w:sz w:val="24"/>
          <w:szCs w:val="24"/>
          <w:lang w:val="de-DE"/>
        </w:rPr>
        <w:t>nur weiche Baumwolltücher</w:t>
      </w:r>
    </w:p>
    <w:p w14:paraId="7CFB654A" w14:textId="77777777" w:rsidR="00512A8D" w:rsidRPr="00512A8D" w:rsidRDefault="00512A8D" w:rsidP="004E165E">
      <w:pPr>
        <w:numPr>
          <w:ilvl w:val="0"/>
          <w:numId w:val="27"/>
        </w:numPr>
        <w:spacing w:line="360" w:lineRule="auto"/>
        <w:rPr>
          <w:rFonts w:ascii="Aptos" w:hAnsi="Aptos"/>
          <w:sz w:val="24"/>
          <w:szCs w:val="24"/>
          <w:lang w:val="de-DE"/>
        </w:rPr>
      </w:pPr>
      <w:r w:rsidRPr="00512A8D">
        <w:rPr>
          <w:rFonts w:ascii="Aptos" w:hAnsi="Aptos"/>
          <w:sz w:val="24"/>
          <w:szCs w:val="24"/>
          <w:lang w:val="de-DE"/>
        </w:rPr>
        <w:t>keine Reinigungsmittel</w:t>
      </w:r>
    </w:p>
    <w:p w14:paraId="5369B547" w14:textId="77777777" w:rsidR="00512A8D" w:rsidRPr="00512A8D" w:rsidRDefault="00512A8D" w:rsidP="004E165E">
      <w:pPr>
        <w:numPr>
          <w:ilvl w:val="0"/>
          <w:numId w:val="27"/>
        </w:numPr>
        <w:spacing w:line="360" w:lineRule="auto"/>
        <w:rPr>
          <w:rFonts w:ascii="Aptos" w:hAnsi="Aptos"/>
          <w:sz w:val="24"/>
          <w:szCs w:val="24"/>
          <w:lang w:val="de-DE"/>
        </w:rPr>
      </w:pPr>
      <w:r w:rsidRPr="00512A8D">
        <w:rPr>
          <w:rFonts w:ascii="Aptos" w:hAnsi="Aptos"/>
          <w:b/>
          <w:bCs/>
          <w:sz w:val="24"/>
          <w:szCs w:val="24"/>
          <w:lang w:val="de-DE"/>
        </w:rPr>
        <w:t>keine Mikrofasertücher</w:t>
      </w:r>
      <w:r w:rsidRPr="00512A8D">
        <w:rPr>
          <w:rFonts w:ascii="Aptos" w:hAnsi="Aptos"/>
          <w:sz w:val="24"/>
          <w:szCs w:val="24"/>
          <w:lang w:val="de-DE"/>
        </w:rPr>
        <w:t xml:space="preserve"> (irreversible Schäden)</w:t>
      </w:r>
    </w:p>
    <w:p w14:paraId="195C4621" w14:textId="718AE942" w:rsidR="00512A8D" w:rsidRPr="00512A8D" w:rsidRDefault="00512A8D" w:rsidP="004E165E">
      <w:pPr>
        <w:numPr>
          <w:ilvl w:val="0"/>
          <w:numId w:val="27"/>
        </w:numPr>
        <w:spacing w:line="360" w:lineRule="auto"/>
        <w:rPr>
          <w:rFonts w:ascii="Aptos" w:hAnsi="Aptos"/>
          <w:sz w:val="24"/>
          <w:szCs w:val="24"/>
          <w:lang w:val="de-DE"/>
        </w:rPr>
      </w:pPr>
      <w:r w:rsidRPr="00512A8D">
        <w:rPr>
          <w:rFonts w:ascii="Aptos" w:hAnsi="Aptos"/>
          <w:sz w:val="24"/>
          <w:szCs w:val="24"/>
          <w:lang w:val="de-DE"/>
        </w:rPr>
        <w:t xml:space="preserve">leichte Spuren nur mit neuem </w:t>
      </w:r>
      <w:r w:rsidR="0093544F">
        <w:rPr>
          <w:rFonts w:ascii="Aptos" w:hAnsi="Aptos"/>
          <w:sz w:val="24"/>
          <w:szCs w:val="24"/>
          <w:lang w:val="de-DE"/>
        </w:rPr>
        <w:t xml:space="preserve">weichem </w:t>
      </w:r>
      <w:r w:rsidRPr="00512A8D">
        <w:rPr>
          <w:rFonts w:ascii="Aptos" w:hAnsi="Aptos"/>
          <w:sz w:val="24"/>
          <w:szCs w:val="24"/>
          <w:lang w:val="de-DE"/>
        </w:rPr>
        <w:t>Radiergummi entfernen</w:t>
      </w:r>
    </w:p>
    <w:p w14:paraId="03FB1198"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6.2 Haftung</w:t>
      </w:r>
    </w:p>
    <w:p w14:paraId="51DEB122" w14:textId="55190268" w:rsidR="00512A8D" w:rsidRPr="00512A8D" w:rsidRDefault="00512A8D" w:rsidP="004E165E">
      <w:pPr>
        <w:numPr>
          <w:ilvl w:val="0"/>
          <w:numId w:val="28"/>
        </w:numPr>
        <w:spacing w:line="360" w:lineRule="auto"/>
        <w:rPr>
          <w:rFonts w:ascii="Aptos" w:hAnsi="Aptos"/>
          <w:sz w:val="24"/>
          <w:szCs w:val="24"/>
          <w:lang w:val="de-DE"/>
        </w:rPr>
      </w:pPr>
      <w:r w:rsidRPr="00512A8D">
        <w:rPr>
          <w:rFonts w:ascii="Aptos" w:hAnsi="Aptos"/>
          <w:sz w:val="24"/>
          <w:szCs w:val="24"/>
          <w:lang w:val="de-DE"/>
        </w:rPr>
        <w:t xml:space="preserve">Türen </w:t>
      </w:r>
      <w:r w:rsidR="00002C26">
        <w:rPr>
          <w:rFonts w:ascii="Aptos" w:hAnsi="Aptos"/>
          <w:sz w:val="24"/>
          <w:szCs w:val="24"/>
          <w:lang w:val="de-DE"/>
        </w:rPr>
        <w:t xml:space="preserve">wegen innenliegenden Türbändern </w:t>
      </w:r>
      <w:r w:rsidR="0093544F" w:rsidRPr="00512A8D">
        <w:rPr>
          <w:rFonts w:ascii="Aptos" w:hAnsi="Aptos"/>
          <w:sz w:val="24"/>
          <w:szCs w:val="24"/>
          <w:lang w:val="de-DE"/>
        </w:rPr>
        <w:t xml:space="preserve">nicht </w:t>
      </w:r>
      <w:r w:rsidR="0093544F">
        <w:rPr>
          <w:rFonts w:ascii="Aptos" w:hAnsi="Aptos"/>
          <w:sz w:val="24"/>
          <w:szCs w:val="24"/>
          <w:lang w:val="de-DE"/>
        </w:rPr>
        <w:t xml:space="preserve">einfach </w:t>
      </w:r>
      <w:r w:rsidRPr="00512A8D">
        <w:rPr>
          <w:rFonts w:ascii="Aptos" w:hAnsi="Aptos"/>
          <w:sz w:val="24"/>
          <w:szCs w:val="24"/>
          <w:lang w:val="de-DE"/>
        </w:rPr>
        <w:t>ersetzbar → Schäden können umfangreiche Maßnahmen erfordern</w:t>
      </w:r>
    </w:p>
    <w:p w14:paraId="673E590A" w14:textId="5481BCB1" w:rsidR="00512A8D" w:rsidRPr="00512A8D" w:rsidRDefault="00512A8D" w:rsidP="000F4C9A">
      <w:pPr>
        <w:spacing w:line="360" w:lineRule="auto"/>
        <w:rPr>
          <w:rFonts w:ascii="Aptos" w:hAnsi="Aptos"/>
          <w:sz w:val="24"/>
          <w:szCs w:val="24"/>
          <w:lang w:val="de-DE"/>
        </w:rPr>
      </w:pPr>
    </w:p>
    <w:p w14:paraId="5DEABFDB"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7. Elektronische Schließanlage &amp; Sicherheit</w:t>
      </w:r>
    </w:p>
    <w:p w14:paraId="11CF0BA1"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7.1 Sofortige Meldepflicht</w:t>
      </w:r>
    </w:p>
    <w:p w14:paraId="4EFDD583" w14:textId="77777777" w:rsidR="00512A8D" w:rsidRPr="00512A8D" w:rsidRDefault="00512A8D" w:rsidP="004E165E">
      <w:pPr>
        <w:numPr>
          <w:ilvl w:val="0"/>
          <w:numId w:val="29"/>
        </w:numPr>
        <w:spacing w:line="360" w:lineRule="auto"/>
        <w:rPr>
          <w:rFonts w:ascii="Aptos" w:hAnsi="Aptos"/>
          <w:sz w:val="24"/>
          <w:szCs w:val="24"/>
          <w:lang w:val="de-DE"/>
        </w:rPr>
      </w:pPr>
      <w:r w:rsidRPr="00512A8D">
        <w:rPr>
          <w:rFonts w:ascii="Aptos" w:hAnsi="Aptos"/>
          <w:sz w:val="24"/>
          <w:szCs w:val="24"/>
          <w:lang w:val="de-DE"/>
        </w:rPr>
        <w:t>Verlust oder Verdacht eines Verlusts sofort melden</w:t>
      </w:r>
    </w:p>
    <w:p w14:paraId="7AF4DB01" w14:textId="77777777" w:rsidR="00512A8D" w:rsidRPr="00512A8D" w:rsidRDefault="00512A8D" w:rsidP="004E165E">
      <w:pPr>
        <w:numPr>
          <w:ilvl w:val="0"/>
          <w:numId w:val="29"/>
        </w:numPr>
        <w:spacing w:line="360" w:lineRule="auto"/>
        <w:rPr>
          <w:rFonts w:ascii="Aptos" w:hAnsi="Aptos"/>
          <w:sz w:val="24"/>
          <w:szCs w:val="24"/>
          <w:lang w:val="de-DE"/>
        </w:rPr>
      </w:pPr>
      <w:r w:rsidRPr="00512A8D">
        <w:rPr>
          <w:rFonts w:ascii="Aptos" w:hAnsi="Aptos"/>
          <w:sz w:val="24"/>
          <w:szCs w:val="24"/>
          <w:lang w:val="de-DE"/>
        </w:rPr>
        <w:t>Sicherheit hat Vorrang gegenüber Kosten</w:t>
      </w:r>
    </w:p>
    <w:p w14:paraId="1E829C18"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lastRenderedPageBreak/>
        <w:t>7.2 Suchfrist</w:t>
      </w:r>
    </w:p>
    <w:p w14:paraId="13AAF965" w14:textId="001BD291" w:rsidR="00512A8D" w:rsidRPr="00512A8D" w:rsidRDefault="00512A8D" w:rsidP="004E165E">
      <w:pPr>
        <w:numPr>
          <w:ilvl w:val="0"/>
          <w:numId w:val="30"/>
        </w:numPr>
        <w:spacing w:line="360" w:lineRule="auto"/>
        <w:rPr>
          <w:rFonts w:ascii="Aptos" w:hAnsi="Aptos"/>
          <w:sz w:val="24"/>
          <w:szCs w:val="24"/>
          <w:lang w:val="de-DE"/>
        </w:rPr>
      </w:pPr>
      <w:r w:rsidRPr="00512A8D">
        <w:rPr>
          <w:rFonts w:ascii="Aptos" w:hAnsi="Aptos"/>
          <w:sz w:val="24"/>
          <w:szCs w:val="24"/>
          <w:lang w:val="de-DE"/>
        </w:rPr>
        <w:t>Suchfrist</w:t>
      </w:r>
      <w:r w:rsidR="00BC2E48">
        <w:rPr>
          <w:rFonts w:ascii="Aptos" w:hAnsi="Aptos"/>
          <w:sz w:val="24"/>
          <w:szCs w:val="24"/>
          <w:lang w:val="de-DE"/>
        </w:rPr>
        <w:t xml:space="preserve"> absprechen – max. 4 h</w:t>
      </w:r>
    </w:p>
    <w:p w14:paraId="212E65C5" w14:textId="77777777" w:rsidR="00512A8D" w:rsidRPr="00512A8D" w:rsidRDefault="00512A8D" w:rsidP="004E165E">
      <w:pPr>
        <w:numPr>
          <w:ilvl w:val="0"/>
          <w:numId w:val="30"/>
        </w:numPr>
        <w:spacing w:line="360" w:lineRule="auto"/>
        <w:rPr>
          <w:rFonts w:ascii="Aptos" w:hAnsi="Aptos"/>
          <w:sz w:val="24"/>
          <w:szCs w:val="24"/>
          <w:lang w:val="de-DE"/>
        </w:rPr>
      </w:pPr>
      <w:r w:rsidRPr="00512A8D">
        <w:rPr>
          <w:rFonts w:ascii="Aptos" w:hAnsi="Aptos"/>
          <w:sz w:val="24"/>
          <w:szCs w:val="24"/>
          <w:lang w:val="de-DE"/>
        </w:rPr>
        <w:t>danach automatische Sperrung / Neuprogrammierung</w:t>
      </w:r>
    </w:p>
    <w:p w14:paraId="0C02F463"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7.3 Unterscheidung Büro- und Gebäudeschlüssel</w:t>
      </w:r>
    </w:p>
    <w:p w14:paraId="686627D2" w14:textId="77777777" w:rsidR="00512A8D" w:rsidRPr="00512A8D" w:rsidRDefault="00512A8D" w:rsidP="004E165E">
      <w:pPr>
        <w:numPr>
          <w:ilvl w:val="0"/>
          <w:numId w:val="31"/>
        </w:numPr>
        <w:spacing w:line="360" w:lineRule="auto"/>
        <w:rPr>
          <w:rFonts w:ascii="Aptos" w:hAnsi="Aptos"/>
          <w:sz w:val="24"/>
          <w:szCs w:val="24"/>
          <w:lang w:val="de-DE"/>
        </w:rPr>
      </w:pPr>
      <w:r w:rsidRPr="00512A8D">
        <w:rPr>
          <w:rFonts w:ascii="Aptos" w:hAnsi="Aptos"/>
          <w:sz w:val="24"/>
          <w:szCs w:val="24"/>
          <w:lang w:val="de-DE"/>
        </w:rPr>
        <w:t>Büro-Tokens einzeln programmierbar</w:t>
      </w:r>
    </w:p>
    <w:p w14:paraId="3212836C" w14:textId="77777777" w:rsidR="00512A8D" w:rsidRPr="00512A8D" w:rsidRDefault="00512A8D" w:rsidP="004E165E">
      <w:pPr>
        <w:numPr>
          <w:ilvl w:val="0"/>
          <w:numId w:val="31"/>
        </w:numPr>
        <w:spacing w:line="360" w:lineRule="auto"/>
        <w:rPr>
          <w:rFonts w:ascii="Aptos" w:hAnsi="Aptos"/>
          <w:sz w:val="24"/>
          <w:szCs w:val="24"/>
          <w:lang w:val="de-DE"/>
        </w:rPr>
      </w:pPr>
      <w:r w:rsidRPr="00512A8D">
        <w:rPr>
          <w:rFonts w:ascii="Aptos" w:hAnsi="Aptos"/>
          <w:sz w:val="24"/>
          <w:szCs w:val="24"/>
          <w:lang w:val="de-DE"/>
        </w:rPr>
        <w:t>Gebäude-Token betrifft gesamte Anlage → sofortige Maßnahmen</w:t>
      </w:r>
    </w:p>
    <w:p w14:paraId="0B48A1CD"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7.4 Umgangspflichten</w:t>
      </w:r>
    </w:p>
    <w:p w14:paraId="7C73E799" w14:textId="77777777" w:rsidR="00512A8D" w:rsidRPr="00512A8D" w:rsidRDefault="00512A8D" w:rsidP="004E165E">
      <w:pPr>
        <w:numPr>
          <w:ilvl w:val="0"/>
          <w:numId w:val="32"/>
        </w:numPr>
        <w:spacing w:line="360" w:lineRule="auto"/>
        <w:rPr>
          <w:rFonts w:ascii="Aptos" w:hAnsi="Aptos"/>
          <w:sz w:val="24"/>
          <w:szCs w:val="24"/>
          <w:lang w:val="de-DE"/>
        </w:rPr>
      </w:pPr>
      <w:r w:rsidRPr="00512A8D">
        <w:rPr>
          <w:rFonts w:ascii="Aptos" w:hAnsi="Aptos"/>
          <w:sz w:val="24"/>
          <w:szCs w:val="24"/>
          <w:lang w:val="de-DE"/>
        </w:rPr>
        <w:t>keine Weitergabe, keine Kopien, sichere Verwahrung</w:t>
      </w:r>
    </w:p>
    <w:p w14:paraId="0588C648" w14:textId="32CD6F51" w:rsidR="00512A8D" w:rsidRPr="00512A8D" w:rsidRDefault="00512A8D" w:rsidP="000F4C9A">
      <w:pPr>
        <w:spacing w:line="360" w:lineRule="auto"/>
        <w:rPr>
          <w:rFonts w:ascii="Aptos" w:hAnsi="Aptos"/>
          <w:sz w:val="24"/>
          <w:szCs w:val="24"/>
          <w:lang w:val="de-DE"/>
        </w:rPr>
      </w:pPr>
    </w:p>
    <w:p w14:paraId="6B2B68A2"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8. Schlüssel-, Token- und Zugangsverzeichnis</w:t>
      </w:r>
    </w:p>
    <w:p w14:paraId="7B59FCB1"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8.1 Haupteingang</w:t>
      </w:r>
    </w:p>
    <w:p w14:paraId="46401D98" w14:textId="77777777" w:rsidR="00512A8D" w:rsidRPr="00512A8D" w:rsidRDefault="00512A8D" w:rsidP="004E165E">
      <w:pPr>
        <w:numPr>
          <w:ilvl w:val="0"/>
          <w:numId w:val="33"/>
        </w:numPr>
        <w:spacing w:line="360" w:lineRule="auto"/>
        <w:rPr>
          <w:rFonts w:ascii="Aptos" w:hAnsi="Aptos"/>
          <w:sz w:val="24"/>
          <w:szCs w:val="24"/>
          <w:lang w:val="de-DE"/>
        </w:rPr>
      </w:pPr>
      <w:r w:rsidRPr="00512A8D">
        <w:rPr>
          <w:rFonts w:ascii="Aptos" w:hAnsi="Aptos"/>
          <w:sz w:val="24"/>
          <w:szCs w:val="24"/>
          <w:lang w:val="de-DE"/>
        </w:rPr>
        <w:t>2× Hauseingangs-Token</w:t>
      </w:r>
    </w:p>
    <w:p w14:paraId="24BC1D79" w14:textId="341A5779"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8.2 Büro 1</w:t>
      </w:r>
    </w:p>
    <w:p w14:paraId="669A2805" w14:textId="44D57119" w:rsidR="00512A8D" w:rsidRPr="00512A8D" w:rsidRDefault="00BC2E48" w:rsidP="004E165E">
      <w:pPr>
        <w:numPr>
          <w:ilvl w:val="0"/>
          <w:numId w:val="34"/>
        </w:numPr>
        <w:spacing w:line="360" w:lineRule="auto"/>
        <w:rPr>
          <w:rFonts w:ascii="Aptos" w:hAnsi="Aptos"/>
          <w:sz w:val="24"/>
          <w:szCs w:val="24"/>
          <w:lang w:val="de-DE"/>
        </w:rPr>
      </w:pPr>
      <w:r>
        <w:rPr>
          <w:rFonts w:ascii="Aptos" w:hAnsi="Aptos"/>
          <w:sz w:val="24"/>
          <w:szCs w:val="24"/>
          <w:lang w:val="de-DE"/>
        </w:rPr>
        <w:t>2</w:t>
      </w:r>
      <w:r w:rsidR="00512A8D" w:rsidRPr="00512A8D">
        <w:rPr>
          <w:rFonts w:ascii="Aptos" w:hAnsi="Aptos"/>
          <w:sz w:val="24"/>
          <w:szCs w:val="24"/>
          <w:lang w:val="de-DE"/>
        </w:rPr>
        <w:t>× Bürotoken</w:t>
      </w:r>
    </w:p>
    <w:p w14:paraId="42FE23D4" w14:textId="550C3388"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 xml:space="preserve">8.3 Büro 2 </w:t>
      </w:r>
    </w:p>
    <w:p w14:paraId="2AB157F4" w14:textId="77777777" w:rsidR="00512A8D" w:rsidRPr="00512A8D" w:rsidRDefault="00512A8D" w:rsidP="004E165E">
      <w:pPr>
        <w:numPr>
          <w:ilvl w:val="0"/>
          <w:numId w:val="35"/>
        </w:numPr>
        <w:spacing w:line="360" w:lineRule="auto"/>
        <w:rPr>
          <w:rFonts w:ascii="Aptos" w:hAnsi="Aptos"/>
          <w:sz w:val="24"/>
          <w:szCs w:val="24"/>
          <w:lang w:val="de-DE"/>
        </w:rPr>
      </w:pPr>
      <w:r w:rsidRPr="00512A8D">
        <w:rPr>
          <w:rFonts w:ascii="Aptos" w:hAnsi="Aptos"/>
          <w:sz w:val="24"/>
          <w:szCs w:val="24"/>
          <w:lang w:val="de-DE"/>
        </w:rPr>
        <w:t>2× mechanischer Schlüssel</w:t>
      </w:r>
    </w:p>
    <w:p w14:paraId="7088009B"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8.4 Briefkasten</w:t>
      </w:r>
    </w:p>
    <w:p w14:paraId="21EA4558" w14:textId="77777777" w:rsidR="00BC2E48" w:rsidRPr="00BC2E48" w:rsidRDefault="00512A8D" w:rsidP="004E165E">
      <w:pPr>
        <w:numPr>
          <w:ilvl w:val="0"/>
          <w:numId w:val="36"/>
        </w:numPr>
        <w:spacing w:line="360" w:lineRule="auto"/>
        <w:rPr>
          <w:rFonts w:ascii="Aptos" w:hAnsi="Aptos"/>
          <w:b/>
          <w:bCs/>
          <w:sz w:val="24"/>
          <w:szCs w:val="24"/>
          <w:lang w:val="de-DE"/>
        </w:rPr>
      </w:pPr>
      <w:r w:rsidRPr="00512A8D">
        <w:rPr>
          <w:rFonts w:ascii="Aptos" w:hAnsi="Aptos"/>
          <w:sz w:val="24"/>
          <w:szCs w:val="24"/>
          <w:lang w:val="de-DE"/>
        </w:rPr>
        <w:t>1× Briefkastenschlüssel</w:t>
      </w:r>
    </w:p>
    <w:p w14:paraId="1A90C6A2" w14:textId="77B97C80" w:rsidR="00512A8D" w:rsidRPr="00512A8D" w:rsidRDefault="00512A8D" w:rsidP="00BC2E48">
      <w:pPr>
        <w:spacing w:line="360" w:lineRule="auto"/>
        <w:rPr>
          <w:rFonts w:ascii="Aptos" w:hAnsi="Aptos"/>
          <w:b/>
          <w:bCs/>
          <w:sz w:val="24"/>
          <w:szCs w:val="24"/>
          <w:lang w:val="de-DE"/>
        </w:rPr>
      </w:pPr>
      <w:r w:rsidRPr="00512A8D">
        <w:rPr>
          <w:rFonts w:ascii="Aptos" w:hAnsi="Aptos"/>
          <w:b/>
          <w:bCs/>
          <w:sz w:val="24"/>
          <w:szCs w:val="24"/>
          <w:lang w:val="de-DE"/>
        </w:rPr>
        <w:t>8.5 Rückgabe</w:t>
      </w:r>
    </w:p>
    <w:p w14:paraId="3F20F1B2" w14:textId="77777777" w:rsidR="00512A8D" w:rsidRPr="00512A8D" w:rsidRDefault="00512A8D" w:rsidP="004E165E">
      <w:pPr>
        <w:numPr>
          <w:ilvl w:val="0"/>
          <w:numId w:val="37"/>
        </w:numPr>
        <w:spacing w:line="360" w:lineRule="auto"/>
        <w:rPr>
          <w:rFonts w:ascii="Aptos" w:hAnsi="Aptos"/>
          <w:sz w:val="24"/>
          <w:szCs w:val="24"/>
          <w:lang w:val="de-DE"/>
        </w:rPr>
      </w:pPr>
      <w:r w:rsidRPr="00512A8D">
        <w:rPr>
          <w:rFonts w:ascii="Aptos" w:hAnsi="Aptos"/>
          <w:sz w:val="24"/>
          <w:szCs w:val="24"/>
          <w:lang w:val="de-DE"/>
        </w:rPr>
        <w:t>vollständig und funktionsfähig bei Auszug</w:t>
      </w:r>
    </w:p>
    <w:p w14:paraId="6DE50005" w14:textId="719A85EF" w:rsidR="00512A8D" w:rsidRPr="00512A8D" w:rsidRDefault="00512A8D" w:rsidP="000F4C9A">
      <w:pPr>
        <w:spacing w:line="360" w:lineRule="auto"/>
        <w:rPr>
          <w:rFonts w:ascii="Aptos" w:hAnsi="Aptos"/>
          <w:sz w:val="24"/>
          <w:szCs w:val="24"/>
          <w:lang w:val="de-DE"/>
        </w:rPr>
      </w:pPr>
    </w:p>
    <w:p w14:paraId="053EAF2A"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9. Werbeanlagen &amp; Beschriftung</w:t>
      </w:r>
    </w:p>
    <w:p w14:paraId="50D28EBC" w14:textId="77777777" w:rsidR="00512A8D" w:rsidRPr="00512A8D" w:rsidRDefault="00512A8D" w:rsidP="004E165E">
      <w:pPr>
        <w:numPr>
          <w:ilvl w:val="0"/>
          <w:numId w:val="38"/>
        </w:numPr>
        <w:spacing w:line="360" w:lineRule="auto"/>
        <w:rPr>
          <w:rFonts w:ascii="Aptos" w:hAnsi="Aptos"/>
          <w:sz w:val="24"/>
          <w:szCs w:val="24"/>
          <w:lang w:val="de-DE"/>
        </w:rPr>
      </w:pPr>
      <w:r w:rsidRPr="00512A8D">
        <w:rPr>
          <w:rFonts w:ascii="Aptos" w:hAnsi="Aptos"/>
          <w:sz w:val="24"/>
          <w:szCs w:val="24"/>
          <w:lang w:val="de-DE"/>
        </w:rPr>
        <w:t>keine eigene Werbung am Gebäude</w:t>
      </w:r>
    </w:p>
    <w:p w14:paraId="38BAB024" w14:textId="77777777" w:rsidR="00512A8D" w:rsidRPr="00512A8D" w:rsidRDefault="00512A8D" w:rsidP="004E165E">
      <w:pPr>
        <w:numPr>
          <w:ilvl w:val="0"/>
          <w:numId w:val="38"/>
        </w:numPr>
        <w:spacing w:line="360" w:lineRule="auto"/>
        <w:rPr>
          <w:rFonts w:ascii="Aptos" w:hAnsi="Aptos"/>
          <w:sz w:val="24"/>
          <w:szCs w:val="24"/>
          <w:lang w:val="de-DE"/>
        </w:rPr>
      </w:pPr>
      <w:r w:rsidRPr="00512A8D">
        <w:rPr>
          <w:rFonts w:ascii="Aptos" w:hAnsi="Aptos"/>
          <w:sz w:val="24"/>
          <w:szCs w:val="24"/>
          <w:lang w:val="de-DE"/>
        </w:rPr>
        <w:t>Klingelschild und Briefkastenbeschriftung durch Vermieter</w:t>
      </w:r>
    </w:p>
    <w:p w14:paraId="6D0439DB" w14:textId="77777777" w:rsidR="00512A8D" w:rsidRPr="00512A8D" w:rsidRDefault="00512A8D" w:rsidP="004E165E">
      <w:pPr>
        <w:numPr>
          <w:ilvl w:val="0"/>
          <w:numId w:val="38"/>
        </w:numPr>
        <w:spacing w:line="360" w:lineRule="auto"/>
        <w:rPr>
          <w:rFonts w:ascii="Aptos" w:hAnsi="Aptos"/>
          <w:sz w:val="24"/>
          <w:szCs w:val="24"/>
          <w:lang w:val="de-DE"/>
        </w:rPr>
      </w:pPr>
      <w:r w:rsidRPr="00512A8D">
        <w:rPr>
          <w:rFonts w:ascii="Aptos" w:hAnsi="Aptos"/>
          <w:sz w:val="24"/>
          <w:szCs w:val="24"/>
          <w:lang w:val="de-DE"/>
        </w:rPr>
        <w:t>Mieter liefert Vorlage (Logo etc.)</w:t>
      </w:r>
    </w:p>
    <w:p w14:paraId="562C6C29" w14:textId="33730AC6" w:rsidR="00512A8D" w:rsidRPr="00512A8D" w:rsidRDefault="00512A8D" w:rsidP="000F4C9A">
      <w:pPr>
        <w:spacing w:line="360" w:lineRule="auto"/>
        <w:rPr>
          <w:rFonts w:ascii="Aptos" w:hAnsi="Aptos"/>
          <w:sz w:val="24"/>
          <w:szCs w:val="24"/>
          <w:lang w:val="de-DE"/>
        </w:rPr>
      </w:pPr>
    </w:p>
    <w:p w14:paraId="013E466D"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10. Fußbodenheizung &amp; Elektroschächte</w:t>
      </w:r>
    </w:p>
    <w:p w14:paraId="4D207BCB" w14:textId="77777777" w:rsidR="00512A8D" w:rsidRPr="00512A8D" w:rsidRDefault="00512A8D" w:rsidP="004E165E">
      <w:pPr>
        <w:numPr>
          <w:ilvl w:val="0"/>
          <w:numId w:val="39"/>
        </w:numPr>
        <w:spacing w:line="360" w:lineRule="auto"/>
        <w:rPr>
          <w:rFonts w:ascii="Aptos" w:hAnsi="Aptos"/>
          <w:sz w:val="24"/>
          <w:szCs w:val="24"/>
          <w:lang w:val="de-DE"/>
        </w:rPr>
      </w:pPr>
      <w:r w:rsidRPr="00512A8D">
        <w:rPr>
          <w:rFonts w:ascii="Aptos" w:hAnsi="Aptos"/>
          <w:sz w:val="24"/>
          <w:szCs w:val="24"/>
          <w:lang w:val="de-DE"/>
        </w:rPr>
        <w:t>in allen Räumen vorhanden</w:t>
      </w:r>
    </w:p>
    <w:p w14:paraId="7239FD6D" w14:textId="1A28AB43" w:rsidR="00512A8D" w:rsidRPr="00512A8D" w:rsidRDefault="00512A8D" w:rsidP="004E165E">
      <w:pPr>
        <w:numPr>
          <w:ilvl w:val="0"/>
          <w:numId w:val="39"/>
        </w:numPr>
        <w:spacing w:line="360" w:lineRule="auto"/>
        <w:rPr>
          <w:rFonts w:ascii="Aptos" w:hAnsi="Aptos"/>
          <w:sz w:val="24"/>
          <w:szCs w:val="24"/>
          <w:lang w:val="de-DE"/>
        </w:rPr>
      </w:pPr>
      <w:r w:rsidRPr="00512A8D">
        <w:rPr>
          <w:rFonts w:ascii="Aptos" w:hAnsi="Aptos"/>
          <w:b/>
          <w:bCs/>
          <w:sz w:val="24"/>
          <w:szCs w:val="24"/>
          <w:lang w:val="de-DE"/>
        </w:rPr>
        <w:t>Bohrungen im Boden</w:t>
      </w:r>
      <w:r w:rsidR="008A4BA9">
        <w:rPr>
          <w:rFonts w:ascii="Aptos" w:hAnsi="Aptos"/>
          <w:b/>
          <w:bCs/>
          <w:sz w:val="24"/>
          <w:szCs w:val="24"/>
          <w:lang w:val="de-DE"/>
        </w:rPr>
        <w:t xml:space="preserve"> sind nicht gestattet</w:t>
      </w:r>
    </w:p>
    <w:p w14:paraId="35BC2C5E" w14:textId="3B7E293F" w:rsidR="00512A8D" w:rsidRPr="00512A8D" w:rsidRDefault="00512A8D" w:rsidP="004E165E">
      <w:pPr>
        <w:numPr>
          <w:ilvl w:val="0"/>
          <w:numId w:val="39"/>
        </w:numPr>
        <w:spacing w:line="360" w:lineRule="auto"/>
        <w:rPr>
          <w:rFonts w:ascii="Aptos" w:hAnsi="Aptos"/>
          <w:sz w:val="24"/>
          <w:szCs w:val="24"/>
          <w:lang w:val="de-DE"/>
        </w:rPr>
      </w:pPr>
      <w:r w:rsidRPr="00512A8D">
        <w:rPr>
          <w:rFonts w:ascii="Aptos" w:hAnsi="Aptos"/>
          <w:sz w:val="24"/>
          <w:szCs w:val="24"/>
          <w:lang w:val="de-DE"/>
        </w:rPr>
        <w:lastRenderedPageBreak/>
        <w:t>nur vorgesehene Elektro</w:t>
      </w:r>
      <w:r w:rsidR="006E0E87">
        <w:rPr>
          <w:rFonts w:ascii="Aptos" w:hAnsi="Aptos"/>
          <w:sz w:val="24"/>
          <w:szCs w:val="24"/>
          <w:lang w:val="de-DE"/>
        </w:rPr>
        <w:t>anschlüsse in den Bodentanks</w:t>
      </w:r>
      <w:r w:rsidRPr="00512A8D">
        <w:rPr>
          <w:rFonts w:ascii="Aptos" w:hAnsi="Aptos"/>
          <w:sz w:val="24"/>
          <w:szCs w:val="24"/>
          <w:lang w:val="de-DE"/>
        </w:rPr>
        <w:t xml:space="preserve"> </w:t>
      </w:r>
      <w:r w:rsidR="006E0E87">
        <w:rPr>
          <w:rFonts w:ascii="Aptos" w:hAnsi="Aptos"/>
          <w:sz w:val="24"/>
          <w:szCs w:val="24"/>
          <w:lang w:val="de-DE"/>
        </w:rPr>
        <w:t>be</w:t>
      </w:r>
      <w:r w:rsidRPr="00512A8D">
        <w:rPr>
          <w:rFonts w:ascii="Aptos" w:hAnsi="Aptos"/>
          <w:sz w:val="24"/>
          <w:szCs w:val="24"/>
          <w:lang w:val="de-DE"/>
        </w:rPr>
        <w:t>nutzen</w:t>
      </w:r>
    </w:p>
    <w:p w14:paraId="0EFEF009" w14:textId="255E1C44" w:rsidR="00512A8D" w:rsidRPr="00512A8D" w:rsidRDefault="00512A8D" w:rsidP="000F4C9A">
      <w:pPr>
        <w:spacing w:line="360" w:lineRule="auto"/>
        <w:rPr>
          <w:rFonts w:ascii="Aptos" w:hAnsi="Aptos"/>
          <w:sz w:val="24"/>
          <w:szCs w:val="24"/>
          <w:lang w:val="de-DE"/>
        </w:rPr>
      </w:pPr>
    </w:p>
    <w:p w14:paraId="654B5399" w14:textId="77777777" w:rsidR="00512A8D" w:rsidRPr="00512A8D" w:rsidRDefault="00512A8D" w:rsidP="000F4C9A">
      <w:pPr>
        <w:spacing w:line="360" w:lineRule="auto"/>
        <w:rPr>
          <w:rFonts w:ascii="Aptos" w:hAnsi="Aptos"/>
          <w:b/>
          <w:bCs/>
          <w:sz w:val="24"/>
          <w:szCs w:val="24"/>
          <w:lang w:val="de-DE"/>
        </w:rPr>
      </w:pPr>
      <w:del w:id="1" w:author="Claude" w:date="2026-01-09T12:00:00Z">
        <w:r w:rsidRPr="00512A8D">
          <w:rPr>
            <w:rFonts w:ascii="Aptos" w:hAnsi="Aptos"/>
            <w:b/>
            <w:bCs/>
            <w:sz w:val="24"/>
            <w:szCs w:val="24"/>
            <w:lang w:val="de-DE"/>
          </w:rPr>
          <w:delText>11. Internetnutzung &amp; IT-Sicherheit</w:delText>
        </w:r>
      </w:del>
      <w:ins w:id="2" w:author="Claude" w:date="2026-01-09T12:00:00Z">
        <w:del w:id="3" w:author="Claude" w:date="2026-01-09T12:00:00Z">
          <w:r w:rsidRPr="00512A8D">
            <w:rPr>
              <w:rFonts w:ascii="Aptos" w:hAnsi="Aptos"/>
              <w:b/>
              <w:bCs/>
              <w:sz w:val="24"/>
              <w:szCs w:val="24"/>
              <w:lang w:val="de-DE"/>
            </w:rPr>
            <w:delText>11. Abweichende Regelung Internet/Telefon (zu §10)</w:delText>
          </w:r>
        </w:del>
      </w:ins>
    </w:p>
    <w:p w14:paraId="15D2F59E" w14:textId="77777777" w:rsidR="00512A8D" w:rsidRPr="00512A8D" w:rsidRDefault="00512A8D" w:rsidP="004E165E">
      <w:pPr>
        <w:numPr>
          <w:ilvl w:val="0"/>
          <w:numId w:val="40"/>
        </w:numPr>
        <w:spacing w:line="360" w:lineRule="auto"/>
        <w:rPr>
          <w:rFonts w:ascii="Aptos" w:hAnsi="Aptos"/>
          <w:sz w:val="24"/>
          <w:szCs w:val="24"/>
          <w:lang w:val="de-DE"/>
        </w:rPr>
      </w:pPr>
      <w:del w:id="4" w:author="Claude" w:date="2026-01-09T12:00:00Z">
        <w:r w:rsidRPr="00512A8D">
          <w:rPr>
            <w:rFonts w:ascii="Aptos" w:hAnsi="Aptos"/>
            <w:sz w:val="24"/>
            <w:szCs w:val="24"/>
            <w:lang w:val="de-DE"/>
          </w:rPr>
          <w:delText>Internetnutzung ohne gesonderte Gebühr</w:delText>
        </w:r>
      </w:del>
      <w:ins w:id="5" w:author="Claude" w:date="2026-01-09T12:00:00Z">
        <w:r>
          <w:rPr>
            <w:rFonts w:ascii="Aptos" w:hAnsi="Aptos"/>
            <w:sz w:val="24"/>
            <w:szCs w:val="24"/>
            <w:lang w:val="de-DE"/>
          </w:rPr>
          <w:t>☐ Der Mieter nutzt den Internet- und Telefonanschluss des Vermieters gemäß §10.</w:t>
        </w:r>
      </w:ins>
    </w:p>
    <w:p w14:paraId="59256A7D" w14:textId="6639EB70" w:rsidR="00512A8D" w:rsidRPr="00512A8D" w:rsidRDefault="00512A8D" w:rsidP="004E165E">
      <w:pPr>
        <w:numPr>
          <w:ilvl w:val="0"/>
          <w:numId w:val="40"/>
        </w:numPr>
        <w:spacing w:line="360" w:lineRule="auto"/>
        <w:rPr>
          <w:rFonts w:ascii="Aptos" w:hAnsi="Aptos"/>
          <w:sz w:val="24"/>
          <w:szCs w:val="24"/>
          <w:lang w:val="de-DE"/>
        </w:rPr>
      </w:pPr>
      <w:del w:id="6" w:author="Claude" w:date="2026-01-09T12:00:00Z">
        <w:r w:rsidRPr="00512A8D">
          <w:rPr>
            <w:rFonts w:ascii="Aptos" w:hAnsi="Aptos"/>
            <w:b/>
            <w:bCs/>
            <w:sz w:val="24"/>
            <w:szCs w:val="24"/>
            <w:lang w:val="de-DE"/>
          </w:rPr>
          <w:delText>Verbot illegaler Inhalte</w:delText>
        </w:r>
      </w:del>
      <w:ins w:id="7" w:author="Claude" w:date="2026-01-09T12:00:00Z">
        <w:r>
          <w:rPr>
            <w:rFonts w:ascii="Aptos" w:hAnsi="Aptos"/>
            <w:sz w:val="24"/>
            <w:szCs w:val="24"/>
            <w:lang w:val="de-DE"/>
          </w:rPr>
          <w:t>☐ Der Mieter nutzt einen eigenen Internet- und Telefonanschluss auf eigene Kosten. Die Nebenkosten für Internet und Telefon gemäß §4 entfallen. Die technische Installation erfolgt in Abstimmung mit dem Vermieter.</w:t>
        </w:r>
      </w:ins>
    </w:p>
    <w:p w14:paraId="0B73312E" w14:textId="77777777" w:rsidR="00512A8D" w:rsidRPr="00512A8D" w:rsidRDefault="00512A8D" w:rsidP="004E165E">
      <w:pPr>
        <w:numPr>
          <w:ilvl w:val="0"/>
          <w:numId w:val="40"/>
        </w:numPr>
        <w:spacing w:line="360" w:lineRule="auto"/>
        <w:rPr>
          <w:rFonts w:ascii="Aptos" w:hAnsi="Aptos"/>
          <w:sz w:val="24"/>
          <w:szCs w:val="24"/>
          <w:lang w:val="de-DE"/>
        </w:rPr>
      </w:pPr>
      <w:del w:id="8" w:author="Claude" w:date="2026-01-09T12:00:00Z">
        <w:r w:rsidRPr="00512A8D">
          <w:rPr>
            <w:rFonts w:ascii="Aptos" w:hAnsi="Aptos"/>
            <w:sz w:val="24"/>
            <w:szCs w:val="24"/>
            <w:lang w:val="de-DE"/>
          </w:rPr>
          <w:delText>Endgerätesicherheit / Firewall obliegt dem Mieter (z. B. Sophos-Systeme)</w:delText>
        </w:r>
      </w:del>
    </w:p>
    <w:p w14:paraId="5D32572C" w14:textId="5A85EB33" w:rsidR="00512A8D" w:rsidRPr="00512A8D" w:rsidRDefault="00512A8D" w:rsidP="000F4C9A">
      <w:pPr>
        <w:spacing w:line="360" w:lineRule="auto"/>
        <w:rPr>
          <w:rFonts w:ascii="Aptos" w:hAnsi="Aptos"/>
          <w:sz w:val="24"/>
          <w:szCs w:val="24"/>
          <w:lang w:val="de-DE"/>
        </w:rPr>
      </w:pPr>
    </w:p>
    <w:p w14:paraId="6F472C4A" w14:textId="73F09EEC" w:rsidR="00512A8D" w:rsidRPr="00512A8D" w:rsidRDefault="00512A8D" w:rsidP="000F4C9A">
      <w:pPr>
        <w:spacing w:line="360" w:lineRule="auto"/>
        <w:rPr>
          <w:rFonts w:ascii="Aptos" w:hAnsi="Aptos"/>
          <w:b/>
          <w:bCs/>
          <w:sz w:val="24"/>
          <w:szCs w:val="24"/>
          <w:lang w:val="de-DE"/>
        </w:rPr>
      </w:pPr>
      <w:del w:id="9" w:author="Claude" w:date="2026-01-09T12:00:00Z">
        <w:r w:rsidRPr="00512A8D">
          <w:rPr>
            <w:rFonts w:ascii="Aptos" w:hAnsi="Aptos"/>
            <w:b/>
            <w:bCs/>
            <w:sz w:val="24"/>
            <w:szCs w:val="24"/>
            <w:lang w:val="de-DE"/>
          </w:rPr>
          <w:delText>12. IP-Telefonanschluss</w:delText>
        </w:r>
      </w:del>
    </w:p>
    <w:p w14:paraId="187B1603" w14:textId="77777777" w:rsidR="00512A8D" w:rsidRPr="00512A8D" w:rsidRDefault="00512A8D" w:rsidP="004E165E">
      <w:pPr>
        <w:numPr>
          <w:ilvl w:val="0"/>
          <w:numId w:val="41"/>
        </w:numPr>
        <w:spacing w:line="360" w:lineRule="auto"/>
        <w:rPr>
          <w:rFonts w:ascii="Aptos" w:hAnsi="Aptos"/>
          <w:sz w:val="24"/>
          <w:szCs w:val="24"/>
          <w:lang w:val="de-DE"/>
        </w:rPr>
      </w:pPr>
      <w:del w:id="10" w:author="Claude" w:date="2026-01-09T12:00:00Z">
        <w:r w:rsidRPr="00512A8D">
          <w:rPr>
            <w:rFonts w:ascii="Aptos" w:hAnsi="Aptos"/>
            <w:sz w:val="24"/>
            <w:szCs w:val="24"/>
            <w:lang w:val="de-DE"/>
          </w:rPr>
          <w:delText>jedes Zimmer erhält eigenes Telefon &amp; Rufnummer</w:delText>
        </w:r>
      </w:del>
    </w:p>
    <w:p w14:paraId="45081FC5" w14:textId="77777777" w:rsidR="00512A8D" w:rsidRPr="00512A8D" w:rsidRDefault="00512A8D" w:rsidP="004E165E">
      <w:pPr>
        <w:numPr>
          <w:ilvl w:val="0"/>
          <w:numId w:val="41"/>
        </w:numPr>
        <w:spacing w:line="360" w:lineRule="auto"/>
        <w:rPr>
          <w:rFonts w:ascii="Aptos" w:hAnsi="Aptos"/>
          <w:sz w:val="24"/>
          <w:szCs w:val="24"/>
          <w:lang w:val="de-DE"/>
        </w:rPr>
      </w:pPr>
      <w:del w:id="11" w:author="Claude" w:date="2026-01-09T12:00:00Z">
        <w:r w:rsidRPr="00512A8D">
          <w:rPr>
            <w:rFonts w:ascii="Aptos" w:hAnsi="Aptos"/>
            <w:sz w:val="24"/>
            <w:szCs w:val="24"/>
            <w:lang w:val="de-DE"/>
          </w:rPr>
          <w:delText>interne Vermittlung möglich</w:delText>
        </w:r>
      </w:del>
    </w:p>
    <w:p w14:paraId="63B7A89F" w14:textId="77777777" w:rsidR="00512A8D" w:rsidRPr="00512A8D" w:rsidRDefault="00512A8D" w:rsidP="004E165E">
      <w:pPr>
        <w:numPr>
          <w:ilvl w:val="0"/>
          <w:numId w:val="41"/>
        </w:numPr>
        <w:spacing w:line="360" w:lineRule="auto"/>
        <w:rPr>
          <w:rFonts w:ascii="Aptos" w:hAnsi="Aptos"/>
          <w:sz w:val="24"/>
          <w:szCs w:val="24"/>
          <w:lang w:val="de-DE"/>
        </w:rPr>
      </w:pPr>
      <w:del w:id="12" w:author="Claude" w:date="2026-01-09T12:00:00Z">
        <w:r w:rsidRPr="00512A8D">
          <w:rPr>
            <w:rFonts w:ascii="Aptos" w:hAnsi="Aptos"/>
            <w:sz w:val="24"/>
            <w:szCs w:val="24"/>
            <w:lang w:val="de-DE"/>
          </w:rPr>
          <w:delText>Rufnummernkosten in Nebenkosten enthalten</w:delText>
        </w:r>
      </w:del>
    </w:p>
    <w:p w14:paraId="17CCD6B9" w14:textId="77777777" w:rsidR="00512A8D" w:rsidRPr="00512A8D" w:rsidRDefault="00512A8D" w:rsidP="004E165E">
      <w:pPr>
        <w:numPr>
          <w:ilvl w:val="0"/>
          <w:numId w:val="41"/>
        </w:numPr>
        <w:spacing w:line="360" w:lineRule="auto"/>
        <w:rPr>
          <w:rFonts w:ascii="Aptos" w:hAnsi="Aptos"/>
          <w:sz w:val="24"/>
          <w:szCs w:val="24"/>
          <w:lang w:val="de-DE"/>
        </w:rPr>
      </w:pPr>
      <w:del w:id="13" w:author="Claude" w:date="2026-01-09T12:00:00Z">
        <w:r w:rsidRPr="00512A8D">
          <w:rPr>
            <w:rFonts w:ascii="Aptos" w:hAnsi="Aptos"/>
            <w:sz w:val="24"/>
            <w:szCs w:val="24"/>
            <w:lang w:val="de-DE"/>
          </w:rPr>
          <w:delText>volle Funktion inkl. AB &amp; Weiterleitung</w:delText>
        </w:r>
      </w:del>
    </w:p>
    <w:p w14:paraId="28562D75" w14:textId="5E9CF1D2" w:rsidR="00512A8D" w:rsidRPr="00512A8D" w:rsidRDefault="00512A8D" w:rsidP="000F4C9A">
      <w:pPr>
        <w:spacing w:line="360" w:lineRule="auto"/>
        <w:rPr>
          <w:rFonts w:ascii="Aptos" w:hAnsi="Aptos"/>
          <w:sz w:val="24"/>
          <w:szCs w:val="24"/>
          <w:lang w:val="de-DE"/>
        </w:rPr>
      </w:pPr>
    </w:p>
    <w:p w14:paraId="0D1AA877"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13. Brandschutz</w:t>
      </w:r>
    </w:p>
    <w:p w14:paraId="52BD913B" w14:textId="77777777" w:rsidR="00512A8D" w:rsidRPr="00512A8D" w:rsidRDefault="00512A8D" w:rsidP="004E165E">
      <w:pPr>
        <w:numPr>
          <w:ilvl w:val="0"/>
          <w:numId w:val="42"/>
        </w:numPr>
        <w:spacing w:line="360" w:lineRule="auto"/>
        <w:rPr>
          <w:rFonts w:ascii="Aptos" w:hAnsi="Aptos"/>
          <w:sz w:val="24"/>
          <w:szCs w:val="24"/>
          <w:lang w:val="de-DE"/>
        </w:rPr>
      </w:pPr>
      <w:r w:rsidRPr="00512A8D">
        <w:rPr>
          <w:rFonts w:ascii="Aptos" w:hAnsi="Aptos"/>
          <w:sz w:val="24"/>
          <w:szCs w:val="24"/>
          <w:lang w:val="de-DE"/>
        </w:rPr>
        <w:t>Rauchmelder in allen Räumen und Fluren</w:t>
      </w:r>
    </w:p>
    <w:p w14:paraId="4D796085" w14:textId="77777777" w:rsidR="00512A8D" w:rsidRPr="00512A8D" w:rsidRDefault="00512A8D" w:rsidP="004E165E">
      <w:pPr>
        <w:numPr>
          <w:ilvl w:val="0"/>
          <w:numId w:val="42"/>
        </w:numPr>
        <w:spacing w:line="360" w:lineRule="auto"/>
        <w:rPr>
          <w:rFonts w:ascii="Aptos" w:hAnsi="Aptos"/>
          <w:sz w:val="24"/>
          <w:szCs w:val="24"/>
          <w:lang w:val="de-DE"/>
        </w:rPr>
      </w:pPr>
      <w:r w:rsidRPr="00512A8D">
        <w:rPr>
          <w:rFonts w:ascii="Aptos" w:hAnsi="Aptos"/>
          <w:sz w:val="24"/>
          <w:szCs w:val="24"/>
          <w:lang w:val="de-DE"/>
        </w:rPr>
        <w:t>internes Brandmeldesystem (nicht zertifiziert)</w:t>
      </w:r>
    </w:p>
    <w:p w14:paraId="4478B139" w14:textId="77777777" w:rsidR="00512A8D" w:rsidRPr="00512A8D" w:rsidRDefault="00512A8D" w:rsidP="004E165E">
      <w:pPr>
        <w:numPr>
          <w:ilvl w:val="0"/>
          <w:numId w:val="42"/>
        </w:numPr>
        <w:spacing w:line="360" w:lineRule="auto"/>
        <w:rPr>
          <w:rFonts w:ascii="Aptos" w:hAnsi="Aptos"/>
          <w:sz w:val="24"/>
          <w:szCs w:val="24"/>
          <w:lang w:val="de-DE"/>
        </w:rPr>
      </w:pPr>
      <w:r w:rsidRPr="00512A8D">
        <w:rPr>
          <w:rFonts w:ascii="Aptos" w:hAnsi="Aptos"/>
          <w:sz w:val="24"/>
          <w:szCs w:val="24"/>
          <w:lang w:val="de-DE"/>
        </w:rPr>
        <w:t>Manipulation verboten</w:t>
      </w:r>
    </w:p>
    <w:p w14:paraId="6533A88D" w14:textId="1151FA5A" w:rsidR="00512A8D" w:rsidRPr="00512A8D" w:rsidRDefault="00512A8D" w:rsidP="000F4C9A">
      <w:pPr>
        <w:spacing w:line="360" w:lineRule="auto"/>
        <w:rPr>
          <w:rFonts w:ascii="Aptos" w:hAnsi="Aptos"/>
          <w:sz w:val="24"/>
          <w:szCs w:val="24"/>
          <w:lang w:val="de-DE"/>
        </w:rPr>
      </w:pPr>
    </w:p>
    <w:p w14:paraId="09D6290E"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14. Technik- und Serverräume</w:t>
      </w:r>
    </w:p>
    <w:p w14:paraId="77F1ACEA" w14:textId="77777777" w:rsidR="00512A8D" w:rsidRPr="00512A8D" w:rsidRDefault="00512A8D" w:rsidP="004E165E">
      <w:pPr>
        <w:numPr>
          <w:ilvl w:val="0"/>
          <w:numId w:val="43"/>
        </w:numPr>
        <w:spacing w:line="360" w:lineRule="auto"/>
        <w:rPr>
          <w:rFonts w:ascii="Aptos" w:hAnsi="Aptos"/>
          <w:sz w:val="24"/>
          <w:szCs w:val="24"/>
          <w:lang w:val="de-DE"/>
        </w:rPr>
      </w:pPr>
      <w:r w:rsidRPr="00512A8D">
        <w:rPr>
          <w:rFonts w:ascii="Aptos" w:hAnsi="Aptos"/>
          <w:sz w:val="24"/>
          <w:szCs w:val="24"/>
          <w:lang w:val="de-DE"/>
        </w:rPr>
        <w:t>verschlossen, kein Zutritt für Mieter</w:t>
      </w:r>
    </w:p>
    <w:p w14:paraId="0D837B02" w14:textId="10FE0984" w:rsidR="00512A8D" w:rsidRPr="00512A8D" w:rsidRDefault="00512A8D" w:rsidP="000F4C9A">
      <w:pPr>
        <w:spacing w:line="360" w:lineRule="auto"/>
        <w:rPr>
          <w:rFonts w:ascii="Aptos" w:hAnsi="Aptos"/>
          <w:sz w:val="24"/>
          <w:szCs w:val="24"/>
          <w:lang w:val="de-DE"/>
        </w:rPr>
      </w:pPr>
    </w:p>
    <w:p w14:paraId="0812A1B8"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15. Mülltrennung</w:t>
      </w:r>
    </w:p>
    <w:p w14:paraId="4DD2C6D7" w14:textId="77777777" w:rsidR="00512A8D" w:rsidRPr="00512A8D" w:rsidRDefault="00512A8D" w:rsidP="000F4C9A">
      <w:pPr>
        <w:spacing w:line="360" w:lineRule="auto"/>
        <w:rPr>
          <w:rFonts w:ascii="Aptos" w:hAnsi="Aptos"/>
          <w:sz w:val="24"/>
          <w:szCs w:val="24"/>
          <w:lang w:val="de-DE"/>
        </w:rPr>
      </w:pPr>
      <w:r w:rsidRPr="00512A8D">
        <w:rPr>
          <w:rFonts w:ascii="Aptos" w:hAnsi="Aptos"/>
          <w:sz w:val="24"/>
          <w:szCs w:val="24"/>
          <w:lang w:val="de-DE"/>
        </w:rPr>
        <w:t>Pflicht zur Einhaltung der drei Müllkategorien:</w:t>
      </w:r>
    </w:p>
    <w:p w14:paraId="2A230C62" w14:textId="77777777" w:rsidR="00512A8D" w:rsidRPr="00512A8D" w:rsidRDefault="00512A8D" w:rsidP="004E165E">
      <w:pPr>
        <w:numPr>
          <w:ilvl w:val="0"/>
          <w:numId w:val="44"/>
        </w:numPr>
        <w:spacing w:line="360" w:lineRule="auto"/>
        <w:rPr>
          <w:rFonts w:ascii="Aptos" w:hAnsi="Aptos"/>
          <w:sz w:val="24"/>
          <w:szCs w:val="24"/>
          <w:lang w:val="de-DE"/>
        </w:rPr>
      </w:pPr>
      <w:r w:rsidRPr="00512A8D">
        <w:rPr>
          <w:rFonts w:ascii="Aptos" w:hAnsi="Aptos"/>
          <w:sz w:val="24"/>
          <w:szCs w:val="24"/>
          <w:lang w:val="de-DE"/>
        </w:rPr>
        <w:t>Restmüll</w:t>
      </w:r>
    </w:p>
    <w:p w14:paraId="1D9EE31F" w14:textId="77777777" w:rsidR="00512A8D" w:rsidRPr="00512A8D" w:rsidRDefault="00512A8D" w:rsidP="004E165E">
      <w:pPr>
        <w:numPr>
          <w:ilvl w:val="0"/>
          <w:numId w:val="44"/>
        </w:numPr>
        <w:spacing w:line="360" w:lineRule="auto"/>
        <w:rPr>
          <w:rFonts w:ascii="Aptos" w:hAnsi="Aptos"/>
          <w:sz w:val="24"/>
          <w:szCs w:val="24"/>
          <w:lang w:val="de-DE"/>
        </w:rPr>
      </w:pPr>
      <w:r w:rsidRPr="00512A8D">
        <w:rPr>
          <w:rFonts w:ascii="Aptos" w:hAnsi="Aptos"/>
          <w:sz w:val="24"/>
          <w:szCs w:val="24"/>
          <w:lang w:val="de-DE"/>
        </w:rPr>
        <w:t>Plastikmüll</w:t>
      </w:r>
    </w:p>
    <w:p w14:paraId="737BD5BB" w14:textId="77777777" w:rsidR="00512A8D" w:rsidRPr="00512A8D" w:rsidRDefault="00512A8D" w:rsidP="004E165E">
      <w:pPr>
        <w:numPr>
          <w:ilvl w:val="0"/>
          <w:numId w:val="44"/>
        </w:numPr>
        <w:spacing w:line="360" w:lineRule="auto"/>
        <w:rPr>
          <w:rFonts w:ascii="Aptos" w:hAnsi="Aptos"/>
          <w:sz w:val="24"/>
          <w:szCs w:val="24"/>
          <w:lang w:val="de-DE"/>
        </w:rPr>
      </w:pPr>
      <w:r w:rsidRPr="00512A8D">
        <w:rPr>
          <w:rFonts w:ascii="Aptos" w:hAnsi="Aptos"/>
          <w:sz w:val="24"/>
          <w:szCs w:val="24"/>
          <w:lang w:val="de-DE"/>
        </w:rPr>
        <w:t>Papiermüll</w:t>
      </w:r>
    </w:p>
    <w:p w14:paraId="66EBD4C9" w14:textId="5A57C954" w:rsidR="00E333DB" w:rsidRDefault="00512A8D" w:rsidP="000F4C9A">
      <w:pPr>
        <w:spacing w:line="360" w:lineRule="auto"/>
        <w:rPr>
          <w:rFonts w:ascii="Aptos" w:hAnsi="Aptos"/>
          <w:sz w:val="24"/>
          <w:szCs w:val="24"/>
          <w:lang w:val="de-DE"/>
        </w:rPr>
      </w:pPr>
      <w:r w:rsidRPr="00512A8D">
        <w:rPr>
          <w:rFonts w:ascii="Aptos" w:hAnsi="Aptos"/>
          <w:sz w:val="24"/>
          <w:szCs w:val="24"/>
          <w:lang w:val="de-DE"/>
        </w:rPr>
        <w:lastRenderedPageBreak/>
        <w:t xml:space="preserve">Glas, Elektronik, Sondermüll → </w:t>
      </w:r>
      <w:r w:rsidR="0093544F">
        <w:rPr>
          <w:rFonts w:ascii="Aptos" w:hAnsi="Aptos"/>
          <w:sz w:val="24"/>
          <w:szCs w:val="24"/>
          <w:lang w:val="de-DE"/>
        </w:rPr>
        <w:t>Wertstoff</w:t>
      </w:r>
      <w:r w:rsidRPr="00512A8D">
        <w:rPr>
          <w:rFonts w:ascii="Aptos" w:hAnsi="Aptos"/>
          <w:sz w:val="24"/>
          <w:szCs w:val="24"/>
          <w:lang w:val="de-DE"/>
        </w:rPr>
        <w:t xml:space="preserve">hof oder </w:t>
      </w:r>
      <w:r w:rsidR="0093544F">
        <w:rPr>
          <w:rFonts w:ascii="Aptos" w:hAnsi="Aptos"/>
          <w:sz w:val="24"/>
          <w:szCs w:val="24"/>
          <w:lang w:val="de-DE"/>
        </w:rPr>
        <w:t>Sammelc</w:t>
      </w:r>
      <w:r w:rsidRPr="00512A8D">
        <w:rPr>
          <w:rFonts w:ascii="Aptos" w:hAnsi="Aptos"/>
          <w:sz w:val="24"/>
          <w:szCs w:val="24"/>
          <w:lang w:val="de-DE"/>
        </w:rPr>
        <w:t>ontainer.</w:t>
      </w:r>
    </w:p>
    <w:p w14:paraId="19802F3B" w14:textId="77777777" w:rsidR="008B1631" w:rsidRDefault="008B1631" w:rsidP="000F4C9A">
      <w:pPr>
        <w:spacing w:line="360" w:lineRule="auto"/>
        <w:rPr>
          <w:rFonts w:ascii="Aptos" w:hAnsi="Aptos"/>
          <w:b/>
          <w:bCs/>
          <w:sz w:val="24"/>
          <w:szCs w:val="24"/>
          <w:lang w:val="de-DE"/>
        </w:rPr>
      </w:pPr>
    </w:p>
    <w:p w14:paraId="5CDF9070" w14:textId="77777777" w:rsidR="008B1631" w:rsidRDefault="008B1631" w:rsidP="000F4C9A">
      <w:pPr>
        <w:spacing w:line="360" w:lineRule="auto"/>
        <w:rPr>
          <w:rFonts w:ascii="Aptos" w:hAnsi="Aptos"/>
          <w:b/>
          <w:bCs/>
          <w:sz w:val="24"/>
          <w:szCs w:val="24"/>
          <w:lang w:val="de-DE"/>
        </w:rPr>
      </w:pPr>
    </w:p>
    <w:p w14:paraId="6E89C254" w14:textId="65A09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16. Lüftung</w:t>
      </w:r>
    </w:p>
    <w:p w14:paraId="35F0F42C" w14:textId="77777777" w:rsidR="00512A8D" w:rsidRPr="00512A8D" w:rsidRDefault="00512A8D" w:rsidP="004E165E">
      <w:pPr>
        <w:numPr>
          <w:ilvl w:val="0"/>
          <w:numId w:val="45"/>
        </w:numPr>
        <w:spacing w:line="360" w:lineRule="auto"/>
        <w:rPr>
          <w:rFonts w:ascii="Aptos" w:hAnsi="Aptos"/>
          <w:sz w:val="24"/>
          <w:szCs w:val="24"/>
          <w:lang w:val="de-DE"/>
        </w:rPr>
      </w:pPr>
      <w:r w:rsidRPr="00512A8D">
        <w:rPr>
          <w:rFonts w:ascii="Aptos" w:hAnsi="Aptos"/>
          <w:sz w:val="24"/>
          <w:szCs w:val="24"/>
          <w:lang w:val="de-DE"/>
        </w:rPr>
        <w:t>regelmäßiges Lüften erforderlich</w:t>
      </w:r>
    </w:p>
    <w:p w14:paraId="77D405EF" w14:textId="77777777" w:rsidR="00512A8D" w:rsidRPr="00512A8D" w:rsidRDefault="00512A8D" w:rsidP="004E165E">
      <w:pPr>
        <w:numPr>
          <w:ilvl w:val="0"/>
          <w:numId w:val="45"/>
        </w:numPr>
        <w:spacing w:line="360" w:lineRule="auto"/>
        <w:rPr>
          <w:rFonts w:ascii="Aptos" w:hAnsi="Aptos"/>
          <w:sz w:val="24"/>
          <w:szCs w:val="24"/>
          <w:lang w:val="de-DE"/>
        </w:rPr>
      </w:pPr>
      <w:r w:rsidRPr="00512A8D">
        <w:rPr>
          <w:rFonts w:ascii="Aptos" w:hAnsi="Aptos"/>
          <w:sz w:val="24"/>
          <w:szCs w:val="24"/>
          <w:lang w:val="de-DE"/>
        </w:rPr>
        <w:t>Schäden durch mangelnde Lüftung trägt der Mieter</w:t>
      </w:r>
    </w:p>
    <w:p w14:paraId="1BF4ACBE" w14:textId="37A91AA7" w:rsidR="00512A8D" w:rsidRPr="00512A8D" w:rsidRDefault="00512A8D" w:rsidP="000F4C9A">
      <w:pPr>
        <w:spacing w:line="360" w:lineRule="auto"/>
        <w:rPr>
          <w:rFonts w:ascii="Aptos" w:hAnsi="Aptos"/>
          <w:sz w:val="24"/>
          <w:szCs w:val="24"/>
          <w:lang w:val="de-DE"/>
        </w:rPr>
      </w:pPr>
    </w:p>
    <w:p w14:paraId="1493C5E0" w14:textId="160044DD"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 xml:space="preserve">17. </w:t>
      </w:r>
      <w:r w:rsidR="0093544F">
        <w:rPr>
          <w:rFonts w:ascii="Aptos" w:hAnsi="Aptos"/>
          <w:b/>
          <w:bCs/>
          <w:sz w:val="24"/>
          <w:szCs w:val="24"/>
          <w:lang w:val="de-DE"/>
        </w:rPr>
        <w:t xml:space="preserve">Rauch- und </w:t>
      </w:r>
      <w:r w:rsidRPr="00512A8D">
        <w:rPr>
          <w:rFonts w:ascii="Aptos" w:hAnsi="Aptos"/>
          <w:b/>
          <w:bCs/>
          <w:sz w:val="24"/>
          <w:szCs w:val="24"/>
          <w:lang w:val="de-DE"/>
        </w:rPr>
        <w:t>Tierverbot</w:t>
      </w:r>
    </w:p>
    <w:p w14:paraId="041AD57B" w14:textId="0457B74F" w:rsidR="00512A8D" w:rsidRPr="00512A8D" w:rsidRDefault="0093544F" w:rsidP="004E165E">
      <w:pPr>
        <w:numPr>
          <w:ilvl w:val="0"/>
          <w:numId w:val="46"/>
        </w:numPr>
        <w:spacing w:line="360" w:lineRule="auto"/>
        <w:rPr>
          <w:rFonts w:ascii="Aptos" w:hAnsi="Aptos"/>
          <w:sz w:val="24"/>
          <w:szCs w:val="24"/>
          <w:lang w:val="de-DE"/>
        </w:rPr>
      </w:pPr>
      <w:r>
        <w:rPr>
          <w:rFonts w:ascii="Aptos" w:hAnsi="Aptos"/>
          <w:sz w:val="24"/>
          <w:szCs w:val="24"/>
          <w:lang w:val="de-DE"/>
        </w:rPr>
        <w:t xml:space="preserve">Im gesamten Gebäude ist das Rauchen und der Aufenthalt von Tieren </w:t>
      </w:r>
      <w:r w:rsidR="00512A8D" w:rsidRPr="00512A8D">
        <w:rPr>
          <w:rFonts w:ascii="Aptos" w:hAnsi="Aptos"/>
          <w:sz w:val="24"/>
          <w:szCs w:val="24"/>
          <w:lang w:val="de-DE"/>
        </w:rPr>
        <w:t>jeglicher Art untersagt</w:t>
      </w:r>
      <w:r w:rsidR="00E333DB">
        <w:rPr>
          <w:rFonts w:ascii="Aptos" w:hAnsi="Aptos"/>
          <w:sz w:val="24"/>
          <w:szCs w:val="24"/>
          <w:lang w:val="de-DE"/>
        </w:rPr>
        <w:t>.</w:t>
      </w:r>
    </w:p>
    <w:p w14:paraId="147C7E84" w14:textId="6D704E75" w:rsidR="00512A8D" w:rsidRPr="00512A8D" w:rsidRDefault="00512A8D" w:rsidP="000F4C9A">
      <w:pPr>
        <w:spacing w:line="360" w:lineRule="auto"/>
        <w:rPr>
          <w:rFonts w:ascii="Aptos" w:hAnsi="Aptos"/>
          <w:sz w:val="24"/>
          <w:szCs w:val="24"/>
          <w:lang w:val="de-DE"/>
        </w:rPr>
      </w:pPr>
    </w:p>
    <w:p w14:paraId="070E5597" w14:textId="77777777"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18. Verbotene Geräte &amp; Gefahrenquellen</w:t>
      </w:r>
    </w:p>
    <w:p w14:paraId="4BF627D8" w14:textId="77777777" w:rsidR="00512A8D" w:rsidRPr="00512A8D" w:rsidRDefault="00512A8D" w:rsidP="004E165E">
      <w:pPr>
        <w:numPr>
          <w:ilvl w:val="0"/>
          <w:numId w:val="47"/>
        </w:numPr>
        <w:spacing w:line="360" w:lineRule="auto"/>
        <w:rPr>
          <w:rFonts w:ascii="Aptos" w:hAnsi="Aptos"/>
          <w:sz w:val="24"/>
          <w:szCs w:val="24"/>
          <w:lang w:val="de-DE"/>
        </w:rPr>
      </w:pPr>
      <w:r w:rsidRPr="00512A8D">
        <w:rPr>
          <w:rFonts w:ascii="Aptos" w:hAnsi="Aptos"/>
          <w:sz w:val="24"/>
          <w:szCs w:val="24"/>
          <w:lang w:val="de-DE"/>
        </w:rPr>
        <w:t>keine privaten Heizgeräte</w:t>
      </w:r>
    </w:p>
    <w:p w14:paraId="3D6366D4" w14:textId="77777777" w:rsidR="00512A8D" w:rsidRPr="00512A8D" w:rsidRDefault="00512A8D" w:rsidP="004E165E">
      <w:pPr>
        <w:numPr>
          <w:ilvl w:val="0"/>
          <w:numId w:val="47"/>
        </w:numPr>
        <w:spacing w:line="360" w:lineRule="auto"/>
        <w:rPr>
          <w:rFonts w:ascii="Aptos" w:hAnsi="Aptos"/>
          <w:sz w:val="24"/>
          <w:szCs w:val="24"/>
          <w:lang w:val="de-DE"/>
        </w:rPr>
      </w:pPr>
      <w:r w:rsidRPr="00512A8D">
        <w:rPr>
          <w:rFonts w:ascii="Aptos" w:hAnsi="Aptos"/>
          <w:sz w:val="24"/>
          <w:szCs w:val="24"/>
          <w:lang w:val="de-DE"/>
        </w:rPr>
        <w:t>kein offenes Feuer</w:t>
      </w:r>
    </w:p>
    <w:p w14:paraId="296CB94B" w14:textId="77777777" w:rsidR="00512A8D" w:rsidRPr="00512A8D" w:rsidRDefault="00512A8D" w:rsidP="004E165E">
      <w:pPr>
        <w:numPr>
          <w:ilvl w:val="0"/>
          <w:numId w:val="47"/>
        </w:numPr>
        <w:spacing w:line="360" w:lineRule="auto"/>
        <w:rPr>
          <w:rFonts w:ascii="Aptos" w:hAnsi="Aptos"/>
          <w:sz w:val="24"/>
          <w:szCs w:val="24"/>
          <w:lang w:val="de-DE"/>
        </w:rPr>
      </w:pPr>
      <w:r w:rsidRPr="00512A8D">
        <w:rPr>
          <w:rFonts w:ascii="Aptos" w:hAnsi="Aptos"/>
          <w:sz w:val="24"/>
          <w:szCs w:val="24"/>
          <w:lang w:val="de-DE"/>
        </w:rPr>
        <w:t>Akkuladegeräte nur in sicherem Zustand</w:t>
      </w:r>
    </w:p>
    <w:p w14:paraId="4B0D49C3" w14:textId="77777777" w:rsidR="00512A8D" w:rsidRPr="00512A8D" w:rsidRDefault="00512A8D" w:rsidP="004E165E">
      <w:pPr>
        <w:numPr>
          <w:ilvl w:val="0"/>
          <w:numId w:val="47"/>
        </w:numPr>
        <w:spacing w:line="360" w:lineRule="auto"/>
        <w:rPr>
          <w:rFonts w:ascii="Aptos" w:hAnsi="Aptos"/>
          <w:sz w:val="24"/>
          <w:szCs w:val="24"/>
          <w:lang w:val="de-DE"/>
        </w:rPr>
      </w:pPr>
      <w:r w:rsidRPr="00512A8D">
        <w:rPr>
          <w:rFonts w:ascii="Aptos" w:hAnsi="Aptos"/>
          <w:sz w:val="24"/>
          <w:szCs w:val="24"/>
          <w:lang w:val="de-DE"/>
        </w:rPr>
        <w:t>keine Überlastung der Stromkreise</w:t>
      </w:r>
    </w:p>
    <w:p w14:paraId="57D39DAC" w14:textId="087EDDE3" w:rsidR="00512A8D" w:rsidRPr="00512A8D" w:rsidRDefault="00512A8D" w:rsidP="000F4C9A">
      <w:pPr>
        <w:spacing w:line="360" w:lineRule="auto"/>
        <w:rPr>
          <w:rFonts w:ascii="Aptos" w:hAnsi="Aptos"/>
          <w:sz w:val="24"/>
          <w:szCs w:val="24"/>
          <w:lang w:val="de-DE"/>
        </w:rPr>
      </w:pPr>
    </w:p>
    <w:p w14:paraId="673D5AD2" w14:textId="5786C5E7" w:rsidR="00512A8D" w:rsidRPr="00512A8D" w:rsidRDefault="005D29C7" w:rsidP="000F4C9A">
      <w:pPr>
        <w:spacing w:line="360" w:lineRule="auto"/>
        <w:rPr>
          <w:rFonts w:ascii="Aptos" w:hAnsi="Aptos"/>
          <w:b/>
          <w:bCs/>
          <w:sz w:val="24"/>
          <w:szCs w:val="24"/>
          <w:lang w:val="de-DE"/>
        </w:rPr>
      </w:pPr>
      <w:r>
        <w:rPr>
          <w:rFonts w:ascii="Aptos" w:hAnsi="Aptos"/>
          <w:b/>
          <w:bCs/>
          <w:sz w:val="24"/>
          <w:szCs w:val="24"/>
          <w:lang w:val="de-DE"/>
        </w:rPr>
        <w:t>19</w:t>
      </w:r>
      <w:r w:rsidR="00512A8D" w:rsidRPr="00512A8D">
        <w:rPr>
          <w:rFonts w:ascii="Aptos" w:hAnsi="Aptos"/>
          <w:b/>
          <w:bCs/>
          <w:sz w:val="24"/>
          <w:szCs w:val="24"/>
          <w:lang w:val="de-DE"/>
        </w:rPr>
        <w:t>. Stromverteilerkasten</w:t>
      </w:r>
    </w:p>
    <w:p w14:paraId="37D2289E" w14:textId="77777777" w:rsidR="00512A8D" w:rsidRPr="00512A8D" w:rsidRDefault="00512A8D" w:rsidP="004E165E">
      <w:pPr>
        <w:numPr>
          <w:ilvl w:val="0"/>
          <w:numId w:val="48"/>
        </w:numPr>
        <w:spacing w:line="360" w:lineRule="auto"/>
        <w:rPr>
          <w:rFonts w:ascii="Aptos" w:hAnsi="Aptos"/>
          <w:sz w:val="24"/>
          <w:szCs w:val="24"/>
          <w:lang w:val="de-DE"/>
        </w:rPr>
      </w:pPr>
      <w:r w:rsidRPr="00512A8D">
        <w:rPr>
          <w:rFonts w:ascii="Aptos" w:hAnsi="Aptos"/>
          <w:sz w:val="24"/>
          <w:szCs w:val="24"/>
          <w:lang w:val="de-DE"/>
        </w:rPr>
        <w:t>befindet sich im Zwischenraum zwischen Büro 1 und Büro 2</w:t>
      </w:r>
    </w:p>
    <w:p w14:paraId="146D18AE" w14:textId="77777777" w:rsidR="00512A8D" w:rsidRPr="00512A8D" w:rsidRDefault="00512A8D" w:rsidP="004E165E">
      <w:pPr>
        <w:numPr>
          <w:ilvl w:val="0"/>
          <w:numId w:val="48"/>
        </w:numPr>
        <w:spacing w:line="360" w:lineRule="auto"/>
        <w:rPr>
          <w:rFonts w:ascii="Aptos" w:hAnsi="Aptos"/>
          <w:sz w:val="24"/>
          <w:szCs w:val="24"/>
          <w:lang w:val="de-DE"/>
        </w:rPr>
      </w:pPr>
      <w:r w:rsidRPr="00512A8D">
        <w:rPr>
          <w:rFonts w:ascii="Aptos" w:hAnsi="Aptos"/>
          <w:b/>
          <w:bCs/>
          <w:sz w:val="24"/>
          <w:szCs w:val="24"/>
          <w:lang w:val="de-DE"/>
        </w:rPr>
        <w:t>hohe Leitungsdichte:</w:t>
      </w:r>
      <w:r w:rsidRPr="00512A8D">
        <w:rPr>
          <w:rFonts w:ascii="Aptos" w:hAnsi="Aptos"/>
          <w:sz w:val="24"/>
          <w:szCs w:val="24"/>
          <w:lang w:val="de-DE"/>
        </w:rPr>
        <w:t xml:space="preserve"> zahlreiche Starkstromleitungen und Zuleitungen</w:t>
      </w:r>
    </w:p>
    <w:p w14:paraId="3858988A" w14:textId="77777777" w:rsidR="00512A8D" w:rsidRPr="00512A8D" w:rsidRDefault="00512A8D" w:rsidP="004E165E">
      <w:pPr>
        <w:numPr>
          <w:ilvl w:val="0"/>
          <w:numId w:val="48"/>
        </w:numPr>
        <w:spacing w:line="360" w:lineRule="auto"/>
        <w:rPr>
          <w:rFonts w:ascii="Aptos" w:hAnsi="Aptos"/>
          <w:sz w:val="24"/>
          <w:szCs w:val="24"/>
          <w:lang w:val="de-DE"/>
        </w:rPr>
      </w:pPr>
      <w:r w:rsidRPr="00512A8D">
        <w:rPr>
          <w:rFonts w:ascii="Aptos" w:hAnsi="Aptos"/>
          <w:b/>
          <w:bCs/>
          <w:sz w:val="24"/>
          <w:szCs w:val="24"/>
          <w:lang w:val="de-DE"/>
        </w:rPr>
        <w:t>Bohrverbot in diesem Bereich</w:t>
      </w:r>
    </w:p>
    <w:p w14:paraId="39E0AAFE" w14:textId="77777777" w:rsidR="00512A8D" w:rsidRPr="00512A8D" w:rsidRDefault="00512A8D" w:rsidP="004E165E">
      <w:pPr>
        <w:numPr>
          <w:ilvl w:val="0"/>
          <w:numId w:val="48"/>
        </w:numPr>
        <w:spacing w:line="360" w:lineRule="auto"/>
        <w:rPr>
          <w:rFonts w:ascii="Aptos" w:hAnsi="Aptos"/>
          <w:sz w:val="24"/>
          <w:szCs w:val="24"/>
          <w:lang w:val="de-DE"/>
        </w:rPr>
      </w:pPr>
      <w:r w:rsidRPr="00512A8D">
        <w:rPr>
          <w:rFonts w:ascii="Aptos" w:hAnsi="Aptos"/>
          <w:sz w:val="24"/>
          <w:szCs w:val="24"/>
          <w:lang w:val="de-DE"/>
        </w:rPr>
        <w:t>Bereich freihalten, nicht zustellen</w:t>
      </w:r>
    </w:p>
    <w:p w14:paraId="7B0CA956" w14:textId="36E5FE60" w:rsidR="00512A8D" w:rsidRPr="00512A8D" w:rsidRDefault="00512A8D" w:rsidP="000F4C9A">
      <w:pPr>
        <w:spacing w:line="360" w:lineRule="auto"/>
        <w:rPr>
          <w:rFonts w:ascii="Aptos" w:hAnsi="Aptos"/>
          <w:sz w:val="24"/>
          <w:szCs w:val="24"/>
          <w:lang w:val="de-DE"/>
        </w:rPr>
      </w:pPr>
    </w:p>
    <w:p w14:paraId="2FC94AFE" w14:textId="3D282B8F"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w:t>
      </w:r>
      <w:r w:rsidR="005D29C7">
        <w:rPr>
          <w:rFonts w:ascii="Aptos" w:hAnsi="Aptos"/>
          <w:b/>
          <w:bCs/>
          <w:sz w:val="24"/>
          <w:szCs w:val="24"/>
          <w:lang w:val="de-DE"/>
        </w:rPr>
        <w:t>0</w:t>
      </w:r>
      <w:r w:rsidRPr="00512A8D">
        <w:rPr>
          <w:rFonts w:ascii="Aptos" w:hAnsi="Aptos"/>
          <w:b/>
          <w:bCs/>
          <w:sz w:val="24"/>
          <w:szCs w:val="24"/>
          <w:lang w:val="de-DE"/>
        </w:rPr>
        <w:t>. Notfall- und Evakuierungsregelung</w:t>
      </w:r>
    </w:p>
    <w:p w14:paraId="584ECAC3" w14:textId="26F1B889" w:rsidR="00512A8D" w:rsidRPr="00512A8D" w:rsidRDefault="00512A8D" w:rsidP="004E165E">
      <w:pPr>
        <w:numPr>
          <w:ilvl w:val="0"/>
          <w:numId w:val="49"/>
        </w:numPr>
        <w:spacing w:line="360" w:lineRule="auto"/>
        <w:rPr>
          <w:rFonts w:ascii="Aptos" w:hAnsi="Aptos"/>
          <w:sz w:val="24"/>
          <w:szCs w:val="24"/>
          <w:lang w:val="de-DE"/>
        </w:rPr>
      </w:pPr>
      <w:r w:rsidRPr="00512A8D">
        <w:rPr>
          <w:rFonts w:ascii="Aptos" w:hAnsi="Aptos"/>
          <w:sz w:val="24"/>
          <w:szCs w:val="24"/>
          <w:lang w:val="de-DE"/>
        </w:rPr>
        <w:t xml:space="preserve">Sammelpunkt im Brandfall: </w:t>
      </w:r>
      <w:r w:rsidRPr="00512A8D">
        <w:rPr>
          <w:rFonts w:ascii="Aptos" w:hAnsi="Aptos"/>
          <w:b/>
          <w:bCs/>
          <w:sz w:val="24"/>
          <w:szCs w:val="24"/>
          <w:lang w:val="de-DE"/>
        </w:rPr>
        <w:t xml:space="preserve">Siemens-Parkplatz </w:t>
      </w:r>
      <w:r w:rsidR="008A4BA9">
        <w:rPr>
          <w:rFonts w:ascii="Aptos" w:hAnsi="Aptos"/>
          <w:b/>
          <w:bCs/>
          <w:sz w:val="24"/>
          <w:szCs w:val="24"/>
          <w:lang w:val="de-DE"/>
        </w:rPr>
        <w:t>neben</w:t>
      </w:r>
      <w:r w:rsidRPr="00512A8D">
        <w:rPr>
          <w:rFonts w:ascii="Aptos" w:hAnsi="Aptos"/>
          <w:b/>
          <w:bCs/>
          <w:sz w:val="24"/>
          <w:szCs w:val="24"/>
          <w:lang w:val="de-DE"/>
        </w:rPr>
        <w:t xml:space="preserve"> dem Gebäude</w:t>
      </w:r>
    </w:p>
    <w:p w14:paraId="61C58888" w14:textId="77777777" w:rsidR="00512A8D" w:rsidRPr="00512A8D" w:rsidRDefault="00512A8D" w:rsidP="004E165E">
      <w:pPr>
        <w:numPr>
          <w:ilvl w:val="0"/>
          <w:numId w:val="49"/>
        </w:numPr>
        <w:spacing w:line="360" w:lineRule="auto"/>
        <w:rPr>
          <w:rFonts w:ascii="Aptos" w:hAnsi="Aptos"/>
          <w:sz w:val="24"/>
          <w:szCs w:val="24"/>
          <w:lang w:val="de-DE"/>
        </w:rPr>
      </w:pPr>
      <w:r w:rsidRPr="00512A8D">
        <w:rPr>
          <w:rFonts w:ascii="Aptos" w:hAnsi="Aptos"/>
          <w:sz w:val="24"/>
          <w:szCs w:val="24"/>
          <w:lang w:val="de-DE"/>
        </w:rPr>
        <w:t>Mieter informiert eigene Mitarbeitende darüber</w:t>
      </w:r>
    </w:p>
    <w:p w14:paraId="7213C69C" w14:textId="305C84AA" w:rsidR="00512A8D" w:rsidRPr="00512A8D" w:rsidRDefault="00512A8D" w:rsidP="000F4C9A">
      <w:pPr>
        <w:spacing w:line="360" w:lineRule="auto"/>
        <w:rPr>
          <w:rFonts w:ascii="Aptos" w:hAnsi="Aptos"/>
          <w:sz w:val="24"/>
          <w:szCs w:val="24"/>
          <w:lang w:val="de-DE"/>
        </w:rPr>
      </w:pPr>
    </w:p>
    <w:p w14:paraId="7BB73C83" w14:textId="4DF8EA7C" w:rsidR="00512A8D" w:rsidRPr="00512A8D" w:rsidRDefault="00512A8D" w:rsidP="000F4C9A">
      <w:pPr>
        <w:spacing w:line="360" w:lineRule="auto"/>
        <w:rPr>
          <w:rFonts w:ascii="Aptos" w:hAnsi="Aptos"/>
          <w:b/>
          <w:bCs/>
          <w:sz w:val="24"/>
          <w:szCs w:val="24"/>
          <w:lang w:val="de-DE"/>
        </w:rPr>
      </w:pPr>
      <w:r w:rsidRPr="00512A8D">
        <w:rPr>
          <w:rFonts w:ascii="Aptos" w:hAnsi="Aptos"/>
          <w:b/>
          <w:bCs/>
          <w:sz w:val="24"/>
          <w:szCs w:val="24"/>
          <w:lang w:val="de-DE"/>
        </w:rPr>
        <w:t>2</w:t>
      </w:r>
      <w:r w:rsidR="005D29C7">
        <w:rPr>
          <w:rFonts w:ascii="Aptos" w:hAnsi="Aptos"/>
          <w:b/>
          <w:bCs/>
          <w:sz w:val="24"/>
          <w:szCs w:val="24"/>
          <w:lang w:val="de-DE"/>
        </w:rPr>
        <w:t>1</w:t>
      </w:r>
      <w:r w:rsidRPr="00512A8D">
        <w:rPr>
          <w:rFonts w:ascii="Aptos" w:hAnsi="Aptos"/>
          <w:b/>
          <w:bCs/>
          <w:sz w:val="24"/>
          <w:szCs w:val="24"/>
          <w:lang w:val="de-DE"/>
        </w:rPr>
        <w:t>. Schriftformregelung</w:t>
      </w:r>
    </w:p>
    <w:p w14:paraId="3F9978E2" w14:textId="77777777" w:rsidR="00512A8D" w:rsidRPr="00512A8D" w:rsidRDefault="00512A8D" w:rsidP="004E165E">
      <w:pPr>
        <w:numPr>
          <w:ilvl w:val="0"/>
          <w:numId w:val="50"/>
        </w:numPr>
        <w:spacing w:line="360" w:lineRule="auto"/>
        <w:rPr>
          <w:rFonts w:ascii="Aptos" w:hAnsi="Aptos"/>
          <w:sz w:val="24"/>
          <w:szCs w:val="24"/>
          <w:lang w:val="de-DE"/>
        </w:rPr>
      </w:pPr>
      <w:r w:rsidRPr="00512A8D">
        <w:rPr>
          <w:rFonts w:ascii="Aptos" w:hAnsi="Aptos"/>
          <w:sz w:val="24"/>
          <w:szCs w:val="24"/>
          <w:lang w:val="de-DE"/>
        </w:rPr>
        <w:t>Änderungen dieser Anlage bedürfen der Schriftform</w:t>
      </w:r>
    </w:p>
    <w:p w14:paraId="7DBF4359" w14:textId="77777777" w:rsidR="00512A8D" w:rsidRPr="00512A8D" w:rsidRDefault="00512A8D" w:rsidP="004E165E">
      <w:pPr>
        <w:numPr>
          <w:ilvl w:val="0"/>
          <w:numId w:val="50"/>
        </w:numPr>
        <w:spacing w:line="360" w:lineRule="auto"/>
        <w:rPr>
          <w:rFonts w:ascii="Aptos" w:hAnsi="Aptos"/>
          <w:sz w:val="24"/>
          <w:szCs w:val="24"/>
          <w:lang w:val="de-DE"/>
        </w:rPr>
      </w:pPr>
      <w:r w:rsidRPr="00512A8D">
        <w:rPr>
          <w:rFonts w:ascii="Aptos" w:hAnsi="Aptos"/>
          <w:sz w:val="24"/>
          <w:szCs w:val="24"/>
          <w:lang w:val="de-DE"/>
        </w:rPr>
        <w:lastRenderedPageBreak/>
        <w:t>auch Aufhebung des Schriftformerfordernisses nur schriftlich</w:t>
      </w:r>
    </w:p>
    <w:p w14:paraId="2D87B7F3" w14:textId="77777777" w:rsidR="00512A8D" w:rsidRPr="00512A8D" w:rsidRDefault="00512A8D" w:rsidP="004E165E">
      <w:pPr>
        <w:numPr>
          <w:ilvl w:val="0"/>
          <w:numId w:val="50"/>
        </w:numPr>
        <w:spacing w:line="360" w:lineRule="auto"/>
        <w:rPr>
          <w:rFonts w:ascii="Aptos" w:hAnsi="Aptos"/>
          <w:sz w:val="24"/>
          <w:szCs w:val="24"/>
          <w:lang w:val="de-DE"/>
        </w:rPr>
      </w:pPr>
      <w:r w:rsidRPr="00512A8D">
        <w:rPr>
          <w:rFonts w:ascii="Aptos" w:hAnsi="Aptos"/>
          <w:sz w:val="24"/>
          <w:szCs w:val="24"/>
          <w:lang w:val="de-DE"/>
        </w:rPr>
        <w:t>mündliche Absprachen unwirksam</w:t>
      </w:r>
    </w:p>
    <w:p w14:paraId="668E247E" w14:textId="3420106A" w:rsidR="005D29C7" w:rsidRPr="005D29C7" w:rsidRDefault="00512A8D" w:rsidP="005D29C7">
      <w:pPr>
        <w:pStyle w:val="Listenabsatz"/>
        <w:spacing w:line="360" w:lineRule="auto"/>
        <w:ind w:left="1440"/>
        <w:jc w:val="right"/>
        <w:rPr>
          <w:rFonts w:ascii="Aptos" w:hAnsi="Aptos"/>
          <w:b/>
          <w:bCs/>
          <w:sz w:val="24"/>
          <w:szCs w:val="24"/>
          <w:lang w:val="de-DE"/>
        </w:rPr>
      </w:pPr>
      <w:r w:rsidRPr="005D29C7">
        <w:rPr>
          <w:rFonts w:ascii="Aptos" w:hAnsi="Aptos"/>
          <w:b/>
          <w:bCs/>
          <w:sz w:val="24"/>
          <w:szCs w:val="24"/>
          <w:lang w:val="de-DE"/>
        </w:rPr>
        <w:t xml:space="preserve">Ende der Anlage 2 </w:t>
      </w:r>
    </w:p>
    <w:sectPr w:rsidR="005D29C7" w:rsidRPr="005D29C7" w:rsidSect="00E01D86">
      <w:headerReference w:type="even" r:id="rId14"/>
      <w:headerReference w:type="default" r:id="rId15"/>
      <w:footerReference w:type="even" r:id="rId16"/>
      <w:footerReference w:type="default" r:id="rId17"/>
      <w:headerReference w:type="first" r:id="rId18"/>
      <w:footerReference w:type="first" r:id="rId19"/>
      <w:pgSz w:w="12240" w:h="15840"/>
      <w:pgMar w:top="1440" w:right="1509"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F4075" w14:textId="77777777" w:rsidR="007A3C38" w:rsidRDefault="007A3C38" w:rsidP="00830E01">
      <w:r>
        <w:separator/>
      </w:r>
    </w:p>
  </w:endnote>
  <w:endnote w:type="continuationSeparator" w:id="0">
    <w:p w14:paraId="784A6BBB" w14:textId="77777777" w:rsidR="007A3C38" w:rsidRDefault="007A3C38" w:rsidP="00830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078507170"/>
      <w:docPartObj>
        <w:docPartGallery w:val="Page Numbers (Bottom of Page)"/>
        <w:docPartUnique/>
      </w:docPartObj>
    </w:sdtPr>
    <w:sdtEndPr>
      <w:rPr>
        <w:rStyle w:val="Seitenzahl"/>
      </w:rPr>
    </w:sdtEndPr>
    <w:sdtContent>
      <w:p w14:paraId="54CC508D" w14:textId="1FF2D628" w:rsidR="007F527B" w:rsidRDefault="007F527B" w:rsidP="005A177B">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456FBA8A" w14:textId="77777777" w:rsidR="00830E01" w:rsidRDefault="00830E0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4DF3" w14:textId="12C113FC" w:rsidR="00830E01" w:rsidRPr="006C60B1" w:rsidRDefault="00B4373E" w:rsidP="00E01D86">
    <w:pPr>
      <w:pStyle w:val="Fuzeile"/>
      <w:ind w:left="-1134" w:right="-666"/>
      <w:rPr>
        <w:rFonts w:ascii="Aptos Narrow" w:hAnsi="Aptos Narrow"/>
        <w:sz w:val="21"/>
        <w:szCs w:val="21"/>
        <w:lang w:val="de-DE"/>
      </w:rPr>
    </w:pPr>
    <w:r w:rsidRPr="006C60B1">
      <w:rPr>
        <w:rFonts w:ascii="Aptos Narrow" w:hAnsi="Aptos Narrow"/>
        <w:sz w:val="21"/>
        <w:szCs w:val="21"/>
        <w:lang w:val="de-DE"/>
      </w:rPr>
      <w:fldChar w:fldCharType="begin"/>
    </w:r>
    <w:r w:rsidRPr="006C60B1">
      <w:rPr>
        <w:rFonts w:ascii="Aptos Narrow" w:hAnsi="Aptos Narrow"/>
        <w:sz w:val="21"/>
        <w:szCs w:val="21"/>
        <w:lang w:val="de-DE"/>
      </w:rPr>
      <w:instrText xml:space="preserve"> FILENAME  \* MERGEFORMAT </w:instrText>
    </w:r>
    <w:r w:rsidRPr="006C60B1">
      <w:rPr>
        <w:rFonts w:ascii="Aptos Narrow" w:hAnsi="Aptos Narrow"/>
        <w:sz w:val="21"/>
        <w:szCs w:val="21"/>
        <w:lang w:val="de-DE"/>
      </w:rPr>
      <w:fldChar w:fldCharType="separate"/>
    </w:r>
    <w:r w:rsidRPr="006C60B1">
      <w:rPr>
        <w:rFonts w:ascii="Aptos Narrow" w:hAnsi="Aptos Narrow"/>
        <w:noProof/>
        <w:sz w:val="21"/>
        <w:szCs w:val="21"/>
        <w:lang w:val="de-DE"/>
      </w:rPr>
      <w:t>25122</w:t>
    </w:r>
    <w:r w:rsidR="00A17AD8">
      <w:rPr>
        <w:rFonts w:ascii="Aptos Narrow" w:hAnsi="Aptos Narrow"/>
        <w:noProof/>
        <w:sz w:val="21"/>
        <w:szCs w:val="21"/>
        <w:lang w:val="de-DE"/>
      </w:rPr>
      <w:t>3</w:t>
    </w:r>
    <w:r w:rsidRPr="006C60B1">
      <w:rPr>
        <w:rFonts w:ascii="Aptos Narrow" w:hAnsi="Aptos Narrow"/>
        <w:noProof/>
        <w:sz w:val="21"/>
        <w:szCs w:val="21"/>
        <w:lang w:val="de-DE"/>
      </w:rPr>
      <w:t xml:space="preserve"> Gewerberaummietvertrag_BBN.docx</w:t>
    </w:r>
    <w:r w:rsidRPr="006C60B1">
      <w:rPr>
        <w:rFonts w:ascii="Aptos Narrow" w:hAnsi="Aptos Narrow"/>
        <w:sz w:val="21"/>
        <w:szCs w:val="21"/>
        <w:lang w:val="de-DE"/>
      </w:rPr>
      <w:fldChar w:fldCharType="end"/>
    </w:r>
    <w:r w:rsidR="00E01D86" w:rsidRPr="006C60B1">
      <w:rPr>
        <w:rFonts w:ascii="Aptos Narrow" w:hAnsi="Aptos Narrow"/>
        <w:sz w:val="21"/>
        <w:szCs w:val="21"/>
        <w:lang w:val="de-DE"/>
      </w:rPr>
      <w:tab/>
    </w:r>
    <w:r w:rsidR="000821A8" w:rsidRPr="006C60B1">
      <w:rPr>
        <w:rFonts w:ascii="Aptos Narrow" w:hAnsi="Aptos Narrow"/>
        <w:sz w:val="21"/>
        <w:szCs w:val="21"/>
        <w:lang w:val="de-DE"/>
      </w:rPr>
      <w:fldChar w:fldCharType="begin"/>
    </w:r>
    <w:r w:rsidR="000821A8" w:rsidRPr="006C60B1">
      <w:rPr>
        <w:rFonts w:ascii="Aptos Narrow" w:hAnsi="Aptos Narrow"/>
        <w:sz w:val="21"/>
        <w:szCs w:val="21"/>
        <w:lang w:val="de-DE"/>
      </w:rPr>
      <w:instrText xml:space="preserve"> FILENAME  \* MERGEFORMAT </w:instrText>
    </w:r>
    <w:r w:rsidR="000821A8" w:rsidRPr="006C60B1">
      <w:rPr>
        <w:rFonts w:ascii="Aptos Narrow" w:hAnsi="Aptos Narrow"/>
        <w:sz w:val="21"/>
        <w:szCs w:val="21"/>
        <w:lang w:val="de-DE"/>
      </w:rPr>
      <w:fldChar w:fldCharType="separate"/>
    </w:r>
    <w:r w:rsidR="000821A8" w:rsidRPr="006C60B1">
      <w:rPr>
        <w:rFonts w:ascii="Aptos Narrow" w:hAnsi="Aptos Narrow"/>
        <w:sz w:val="21"/>
        <w:szCs w:val="21"/>
        <w:lang w:val="de-DE"/>
      </w:rPr>
      <w:fldChar w:fldCharType="end"/>
    </w:r>
    <w:r w:rsidR="00BB2329" w:rsidRPr="006C60B1">
      <w:rPr>
        <w:rFonts w:ascii="Aptos Narrow" w:hAnsi="Aptos Narrow"/>
        <w:sz w:val="21"/>
        <w:szCs w:val="21"/>
        <w:lang w:val="de-DE"/>
      </w:rPr>
      <w:tab/>
    </w:r>
    <w:r w:rsidR="00BB2329" w:rsidRPr="006C60B1">
      <w:rPr>
        <w:rFonts w:ascii="Aptos Narrow" w:hAnsi="Aptos Narrow"/>
        <w:sz w:val="21"/>
        <w:szCs w:val="21"/>
        <w:lang w:val="de-DE"/>
      </w:rPr>
      <w:fldChar w:fldCharType="begin"/>
    </w:r>
    <w:r w:rsidR="00BB2329" w:rsidRPr="006C60B1">
      <w:rPr>
        <w:rFonts w:ascii="Aptos Narrow" w:hAnsi="Aptos Narrow"/>
        <w:sz w:val="21"/>
        <w:szCs w:val="21"/>
        <w:lang w:val="de-DE"/>
      </w:rPr>
      <w:instrText xml:space="preserve"> PAGE  \* MERGEFORMAT </w:instrText>
    </w:r>
    <w:r w:rsidR="00BB2329" w:rsidRPr="006C60B1">
      <w:rPr>
        <w:rFonts w:ascii="Aptos Narrow" w:hAnsi="Aptos Narrow"/>
        <w:sz w:val="21"/>
        <w:szCs w:val="21"/>
        <w:lang w:val="de-DE"/>
      </w:rPr>
      <w:fldChar w:fldCharType="separate"/>
    </w:r>
    <w:r w:rsidR="00BB2329" w:rsidRPr="006C60B1">
      <w:rPr>
        <w:rFonts w:ascii="Aptos Narrow" w:hAnsi="Aptos Narrow"/>
        <w:noProof/>
        <w:sz w:val="21"/>
        <w:szCs w:val="21"/>
        <w:lang w:val="de-DE"/>
      </w:rPr>
      <w:t>1</w:t>
    </w:r>
    <w:r w:rsidR="00BB2329" w:rsidRPr="006C60B1">
      <w:rPr>
        <w:rFonts w:ascii="Aptos Narrow" w:hAnsi="Aptos Narrow"/>
        <w:sz w:val="21"/>
        <w:szCs w:val="21"/>
        <w:lang w:val="de-DE"/>
      </w:rPr>
      <w:fldChar w:fldCharType="end"/>
    </w:r>
    <w:r w:rsidR="00BB2329" w:rsidRPr="006C60B1">
      <w:rPr>
        <w:rFonts w:ascii="Aptos Narrow" w:hAnsi="Aptos Narrow"/>
        <w:sz w:val="21"/>
        <w:szCs w:val="21"/>
        <w:lang w:val="de-DE"/>
      </w:rPr>
      <w:t xml:space="preserve"> - </w:t>
    </w:r>
    <w:r w:rsidR="00BB2329" w:rsidRPr="006C60B1">
      <w:rPr>
        <w:rFonts w:ascii="Aptos Narrow" w:hAnsi="Aptos Narrow"/>
        <w:sz w:val="21"/>
        <w:szCs w:val="21"/>
        <w:lang w:val="de-DE"/>
      </w:rPr>
      <w:fldChar w:fldCharType="begin"/>
    </w:r>
    <w:r w:rsidR="00BB2329" w:rsidRPr="006C60B1">
      <w:rPr>
        <w:rFonts w:ascii="Aptos Narrow" w:hAnsi="Aptos Narrow"/>
        <w:sz w:val="21"/>
        <w:szCs w:val="21"/>
        <w:lang w:val="de-DE"/>
      </w:rPr>
      <w:instrText xml:space="preserve"> NUMPAGES  \* MERGEFORMAT </w:instrText>
    </w:r>
    <w:r w:rsidR="00BB2329" w:rsidRPr="006C60B1">
      <w:rPr>
        <w:rFonts w:ascii="Aptos Narrow" w:hAnsi="Aptos Narrow"/>
        <w:sz w:val="21"/>
        <w:szCs w:val="21"/>
        <w:lang w:val="de-DE"/>
      </w:rPr>
      <w:fldChar w:fldCharType="separate"/>
    </w:r>
    <w:r w:rsidR="00BB2329" w:rsidRPr="006C60B1">
      <w:rPr>
        <w:rFonts w:ascii="Aptos Narrow" w:hAnsi="Aptos Narrow"/>
        <w:noProof/>
        <w:sz w:val="21"/>
        <w:szCs w:val="21"/>
        <w:lang w:val="de-DE"/>
      </w:rPr>
      <w:t>21</w:t>
    </w:r>
    <w:r w:rsidR="00BB2329" w:rsidRPr="006C60B1">
      <w:rPr>
        <w:rFonts w:ascii="Aptos Narrow" w:hAnsi="Aptos Narrow"/>
        <w:sz w:val="21"/>
        <w:szCs w:val="21"/>
        <w:lang w:val="de-D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51DD" w14:textId="77777777" w:rsidR="00E31EE5" w:rsidRDefault="00E31E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8EE5A" w14:textId="77777777" w:rsidR="007A3C38" w:rsidRDefault="007A3C38" w:rsidP="00830E01">
      <w:r>
        <w:separator/>
      </w:r>
    </w:p>
  </w:footnote>
  <w:footnote w:type="continuationSeparator" w:id="0">
    <w:p w14:paraId="4089DBD3" w14:textId="77777777" w:rsidR="007A3C38" w:rsidRDefault="007A3C38" w:rsidP="00830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32DC" w14:textId="332DEDBE" w:rsidR="00830E01" w:rsidRDefault="00AB3418">
    <w:pPr>
      <w:pStyle w:val="Kopfzeile"/>
    </w:pPr>
    <w:r>
      <w:rPr>
        <w:noProof/>
      </w:rPr>
    </w:r>
    <w:r w:rsidR="00AB3418">
      <w:rPr>
        <w:noProof/>
      </w:rPr>
      <w:pict w14:anchorId="5ACEFD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9180047" o:spid="_x0000_s1027" type="#_x0000_t75" alt="" style="position:absolute;margin-left:0;margin-top:0;width:448.5pt;height:448.5pt;z-index:-251657216;mso-wrap-edited:f;mso-width-percent:0;mso-height-percent:0;mso-position-horizontal:center;mso-position-horizontal-relative:margin;mso-position-vertical:center;mso-position-vertical-relative:margin;mso-width-percent:0;mso-height-percent:0" o:allowincell="f">
          <v:imagedata r:id="rId1" o:title="ChatGPT Image 19"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3ECB" w14:textId="0625664C" w:rsidR="00830E01" w:rsidRDefault="00AB3418">
    <w:pPr>
      <w:pStyle w:val="Kopfzeile"/>
    </w:pPr>
    <w:r>
      <w:rPr>
        <w:noProof/>
      </w:rPr>
    </w:r>
    <w:r w:rsidR="00AB3418">
      <w:rPr>
        <w:noProof/>
      </w:rPr>
      <w:pict w14:anchorId="56F63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9180048" o:spid="_x0000_s1026" type="#_x0000_t75" alt="" style="position:absolute;margin-left:0;margin-top:0;width:448.5pt;height:448.5pt;z-index:-251656192;mso-wrap-edited:f;mso-width-percent:0;mso-height-percent:0;mso-position-horizontal:center;mso-position-horizontal-relative:margin;mso-position-vertical:center;mso-position-vertical-relative:margin;mso-width-percent:0;mso-height-percent:0" o:allowincell="f">
          <v:imagedata r:id="rId1" o:title="ChatGPT Image 19"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83DD" w14:textId="70422C87" w:rsidR="00830E01" w:rsidRDefault="00AB3418">
    <w:pPr>
      <w:pStyle w:val="Kopfzeile"/>
    </w:pPr>
    <w:r>
      <w:rPr>
        <w:noProof/>
      </w:rPr>
    </w:r>
    <w:r w:rsidR="00AB3418">
      <w:rPr>
        <w:noProof/>
      </w:rPr>
      <w:pict w14:anchorId="55BD1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9180046" o:spid="_x0000_s1025" type="#_x0000_t75" alt="" style="position:absolute;margin-left:0;margin-top:0;width:448.5pt;height:448.5pt;z-index:-251658240;mso-wrap-edited:f;mso-width-percent:0;mso-height-percent:0;mso-position-horizontal:center;mso-position-horizontal-relative:margin;mso-position-vertical:center;mso-position-vertical-relative:margin;mso-width-percent:0;mso-height-percent:0" o:allowincell="f">
          <v:imagedata r:id="rId1" o:title="ChatGPT Image 19"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B35C4A40"/>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2563A7D"/>
    <w:multiLevelType w:val="multilevel"/>
    <w:tmpl w:val="26F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140AE"/>
    <w:multiLevelType w:val="hybridMultilevel"/>
    <w:tmpl w:val="902A0176"/>
    <w:lvl w:ilvl="0" w:tplc="142C41C4">
      <w:numFmt w:val="bullet"/>
      <w:lvlText w:val="-"/>
      <w:lvlJc w:val="left"/>
      <w:pPr>
        <w:ind w:left="4680" w:hanging="360"/>
      </w:pPr>
      <w:rPr>
        <w:rFonts w:ascii="Cambria" w:eastAsiaTheme="minorEastAsia" w:hAnsi="Cambria" w:cstheme="minorBidi" w:hint="default"/>
      </w:rPr>
    </w:lvl>
    <w:lvl w:ilvl="1" w:tplc="04070003" w:tentative="1">
      <w:start w:val="1"/>
      <w:numFmt w:val="bullet"/>
      <w:lvlText w:val="o"/>
      <w:lvlJc w:val="left"/>
      <w:pPr>
        <w:ind w:left="5400" w:hanging="360"/>
      </w:pPr>
      <w:rPr>
        <w:rFonts w:ascii="Courier New" w:hAnsi="Courier New" w:cs="Courier New" w:hint="default"/>
      </w:rPr>
    </w:lvl>
    <w:lvl w:ilvl="2" w:tplc="04070005" w:tentative="1">
      <w:start w:val="1"/>
      <w:numFmt w:val="bullet"/>
      <w:lvlText w:val=""/>
      <w:lvlJc w:val="left"/>
      <w:pPr>
        <w:ind w:left="6120" w:hanging="360"/>
      </w:pPr>
      <w:rPr>
        <w:rFonts w:ascii="Wingdings" w:hAnsi="Wingdings" w:hint="default"/>
      </w:rPr>
    </w:lvl>
    <w:lvl w:ilvl="3" w:tplc="04070001" w:tentative="1">
      <w:start w:val="1"/>
      <w:numFmt w:val="bullet"/>
      <w:lvlText w:val=""/>
      <w:lvlJc w:val="left"/>
      <w:pPr>
        <w:ind w:left="6840" w:hanging="360"/>
      </w:pPr>
      <w:rPr>
        <w:rFonts w:ascii="Symbol" w:hAnsi="Symbol" w:hint="default"/>
      </w:rPr>
    </w:lvl>
    <w:lvl w:ilvl="4" w:tplc="04070003" w:tentative="1">
      <w:start w:val="1"/>
      <w:numFmt w:val="bullet"/>
      <w:lvlText w:val="o"/>
      <w:lvlJc w:val="left"/>
      <w:pPr>
        <w:ind w:left="7560" w:hanging="360"/>
      </w:pPr>
      <w:rPr>
        <w:rFonts w:ascii="Courier New" w:hAnsi="Courier New" w:cs="Courier New" w:hint="default"/>
      </w:rPr>
    </w:lvl>
    <w:lvl w:ilvl="5" w:tplc="04070005" w:tentative="1">
      <w:start w:val="1"/>
      <w:numFmt w:val="bullet"/>
      <w:lvlText w:val=""/>
      <w:lvlJc w:val="left"/>
      <w:pPr>
        <w:ind w:left="8280" w:hanging="360"/>
      </w:pPr>
      <w:rPr>
        <w:rFonts w:ascii="Wingdings" w:hAnsi="Wingdings" w:hint="default"/>
      </w:rPr>
    </w:lvl>
    <w:lvl w:ilvl="6" w:tplc="04070001" w:tentative="1">
      <w:start w:val="1"/>
      <w:numFmt w:val="bullet"/>
      <w:lvlText w:val=""/>
      <w:lvlJc w:val="left"/>
      <w:pPr>
        <w:ind w:left="9000" w:hanging="360"/>
      </w:pPr>
      <w:rPr>
        <w:rFonts w:ascii="Symbol" w:hAnsi="Symbol" w:hint="default"/>
      </w:rPr>
    </w:lvl>
    <w:lvl w:ilvl="7" w:tplc="04070003" w:tentative="1">
      <w:start w:val="1"/>
      <w:numFmt w:val="bullet"/>
      <w:lvlText w:val="o"/>
      <w:lvlJc w:val="left"/>
      <w:pPr>
        <w:ind w:left="9720" w:hanging="360"/>
      </w:pPr>
      <w:rPr>
        <w:rFonts w:ascii="Courier New" w:hAnsi="Courier New" w:cs="Courier New" w:hint="default"/>
      </w:rPr>
    </w:lvl>
    <w:lvl w:ilvl="8" w:tplc="04070005" w:tentative="1">
      <w:start w:val="1"/>
      <w:numFmt w:val="bullet"/>
      <w:lvlText w:val=""/>
      <w:lvlJc w:val="left"/>
      <w:pPr>
        <w:ind w:left="10440" w:hanging="360"/>
      </w:pPr>
      <w:rPr>
        <w:rFonts w:ascii="Wingdings" w:hAnsi="Wingdings" w:hint="default"/>
      </w:rPr>
    </w:lvl>
  </w:abstractNum>
  <w:abstractNum w:abstractNumId="8" w15:restartNumberingAfterBreak="0">
    <w:nsid w:val="02C865DC"/>
    <w:multiLevelType w:val="multilevel"/>
    <w:tmpl w:val="F6E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01AF8"/>
    <w:multiLevelType w:val="multilevel"/>
    <w:tmpl w:val="85C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02710"/>
    <w:multiLevelType w:val="multilevel"/>
    <w:tmpl w:val="7882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92A83"/>
    <w:multiLevelType w:val="multilevel"/>
    <w:tmpl w:val="18C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070E4"/>
    <w:multiLevelType w:val="multilevel"/>
    <w:tmpl w:val="75B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6405E"/>
    <w:multiLevelType w:val="multilevel"/>
    <w:tmpl w:val="409C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E5F00"/>
    <w:multiLevelType w:val="multilevel"/>
    <w:tmpl w:val="B84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855EF"/>
    <w:multiLevelType w:val="multilevel"/>
    <w:tmpl w:val="DE9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7557A"/>
    <w:multiLevelType w:val="multilevel"/>
    <w:tmpl w:val="F7F293A6"/>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61270"/>
    <w:multiLevelType w:val="multilevel"/>
    <w:tmpl w:val="179E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93EBB"/>
    <w:multiLevelType w:val="multilevel"/>
    <w:tmpl w:val="954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474F0"/>
    <w:multiLevelType w:val="multilevel"/>
    <w:tmpl w:val="CBB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E52F0"/>
    <w:multiLevelType w:val="multilevel"/>
    <w:tmpl w:val="16D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005EB"/>
    <w:multiLevelType w:val="multilevel"/>
    <w:tmpl w:val="763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F526A"/>
    <w:multiLevelType w:val="multilevel"/>
    <w:tmpl w:val="050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747A6"/>
    <w:multiLevelType w:val="multilevel"/>
    <w:tmpl w:val="BA6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C5295"/>
    <w:multiLevelType w:val="multilevel"/>
    <w:tmpl w:val="E3C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C518E"/>
    <w:multiLevelType w:val="hybridMultilevel"/>
    <w:tmpl w:val="739E0C62"/>
    <w:lvl w:ilvl="0" w:tplc="6E90E838">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E7F7F4E"/>
    <w:multiLevelType w:val="multilevel"/>
    <w:tmpl w:val="536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76612"/>
    <w:multiLevelType w:val="multilevel"/>
    <w:tmpl w:val="0506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95EFB"/>
    <w:multiLevelType w:val="multilevel"/>
    <w:tmpl w:val="2C0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C482E"/>
    <w:multiLevelType w:val="multilevel"/>
    <w:tmpl w:val="9A5C59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40FB2BC7"/>
    <w:multiLevelType w:val="multilevel"/>
    <w:tmpl w:val="6FB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A016D"/>
    <w:multiLevelType w:val="multilevel"/>
    <w:tmpl w:val="D2A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838B4"/>
    <w:multiLevelType w:val="multilevel"/>
    <w:tmpl w:val="2D0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F6C93"/>
    <w:multiLevelType w:val="multilevel"/>
    <w:tmpl w:val="004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C5032"/>
    <w:multiLevelType w:val="multilevel"/>
    <w:tmpl w:val="9FA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E18F6"/>
    <w:multiLevelType w:val="multilevel"/>
    <w:tmpl w:val="7D4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42800"/>
    <w:multiLevelType w:val="multilevel"/>
    <w:tmpl w:val="92AA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F4DAD"/>
    <w:multiLevelType w:val="multilevel"/>
    <w:tmpl w:val="706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41243"/>
    <w:multiLevelType w:val="multilevel"/>
    <w:tmpl w:val="B32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C59BC"/>
    <w:multiLevelType w:val="multilevel"/>
    <w:tmpl w:val="B89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719F8"/>
    <w:multiLevelType w:val="multilevel"/>
    <w:tmpl w:val="DCC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B703C"/>
    <w:multiLevelType w:val="multilevel"/>
    <w:tmpl w:val="1F9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439C1"/>
    <w:multiLevelType w:val="multilevel"/>
    <w:tmpl w:val="BF0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976A7"/>
    <w:multiLevelType w:val="multilevel"/>
    <w:tmpl w:val="5C7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1722B"/>
    <w:multiLevelType w:val="multilevel"/>
    <w:tmpl w:val="7DC4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735E2"/>
    <w:multiLevelType w:val="multilevel"/>
    <w:tmpl w:val="98E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F23F73"/>
    <w:multiLevelType w:val="multilevel"/>
    <w:tmpl w:val="BF2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42B40"/>
    <w:multiLevelType w:val="multilevel"/>
    <w:tmpl w:val="0762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2E09F7"/>
    <w:multiLevelType w:val="multilevel"/>
    <w:tmpl w:val="F2BE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51057"/>
    <w:multiLevelType w:val="hybridMultilevel"/>
    <w:tmpl w:val="BD20F9B2"/>
    <w:lvl w:ilvl="0" w:tplc="A9887464">
      <w:start w:val="4"/>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C470E90"/>
    <w:multiLevelType w:val="multilevel"/>
    <w:tmpl w:val="B98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A69E5"/>
    <w:multiLevelType w:val="multilevel"/>
    <w:tmpl w:val="9E7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265373">
    <w:abstractNumId w:val="5"/>
  </w:num>
  <w:num w:numId="2" w16cid:durableId="1023900872">
    <w:abstractNumId w:val="3"/>
  </w:num>
  <w:num w:numId="3" w16cid:durableId="1207567011">
    <w:abstractNumId w:val="2"/>
  </w:num>
  <w:num w:numId="4" w16cid:durableId="239296734">
    <w:abstractNumId w:val="4"/>
  </w:num>
  <w:num w:numId="5" w16cid:durableId="1710913265">
    <w:abstractNumId w:val="1"/>
  </w:num>
  <w:num w:numId="6" w16cid:durableId="1043671927">
    <w:abstractNumId w:val="0"/>
  </w:num>
  <w:num w:numId="7" w16cid:durableId="218515235">
    <w:abstractNumId w:val="43"/>
  </w:num>
  <w:num w:numId="8" w16cid:durableId="809860646">
    <w:abstractNumId w:val="34"/>
  </w:num>
  <w:num w:numId="9" w16cid:durableId="1119379082">
    <w:abstractNumId w:val="41"/>
  </w:num>
  <w:num w:numId="10" w16cid:durableId="1608777782">
    <w:abstractNumId w:val="15"/>
  </w:num>
  <w:num w:numId="11" w16cid:durableId="946231929">
    <w:abstractNumId w:val="36"/>
  </w:num>
  <w:num w:numId="12" w16cid:durableId="185336554">
    <w:abstractNumId w:val="26"/>
  </w:num>
  <w:num w:numId="13" w16cid:durableId="1196891392">
    <w:abstractNumId w:val="25"/>
  </w:num>
  <w:num w:numId="14" w16cid:durableId="882325707">
    <w:abstractNumId w:val="13"/>
  </w:num>
  <w:num w:numId="15" w16cid:durableId="631836597">
    <w:abstractNumId w:val="49"/>
  </w:num>
  <w:num w:numId="16" w16cid:durableId="574969682">
    <w:abstractNumId w:val="19"/>
  </w:num>
  <w:num w:numId="17" w16cid:durableId="1896818041">
    <w:abstractNumId w:val="17"/>
  </w:num>
  <w:num w:numId="18" w16cid:durableId="1952668994">
    <w:abstractNumId w:val="30"/>
  </w:num>
  <w:num w:numId="19" w16cid:durableId="881868893">
    <w:abstractNumId w:val="12"/>
  </w:num>
  <w:num w:numId="20" w16cid:durableId="9727116">
    <w:abstractNumId w:val="8"/>
  </w:num>
  <w:num w:numId="21" w16cid:durableId="45221303">
    <w:abstractNumId w:val="11"/>
  </w:num>
  <w:num w:numId="22" w16cid:durableId="660163744">
    <w:abstractNumId w:val="44"/>
  </w:num>
  <w:num w:numId="23" w16cid:durableId="2066488762">
    <w:abstractNumId w:val="37"/>
  </w:num>
  <w:num w:numId="24" w16cid:durableId="17703804">
    <w:abstractNumId w:val="23"/>
  </w:num>
  <w:num w:numId="25" w16cid:durableId="537159558">
    <w:abstractNumId w:val="6"/>
  </w:num>
  <w:num w:numId="26" w16cid:durableId="255291026">
    <w:abstractNumId w:val="32"/>
  </w:num>
  <w:num w:numId="27" w16cid:durableId="481235421">
    <w:abstractNumId w:val="29"/>
  </w:num>
  <w:num w:numId="28" w16cid:durableId="18492956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80576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154762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63347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889277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3425040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320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83806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55368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42514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165988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956909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956489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3818955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147200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3898665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589959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211300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31492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911909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122288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608172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473652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26"/>
    <w:rsid w:val="00034616"/>
    <w:rsid w:val="0006063C"/>
    <w:rsid w:val="00067635"/>
    <w:rsid w:val="000821A8"/>
    <w:rsid w:val="000C7D43"/>
    <w:rsid w:val="000F165D"/>
    <w:rsid w:val="000F4C9A"/>
    <w:rsid w:val="000F6E96"/>
    <w:rsid w:val="00106A74"/>
    <w:rsid w:val="001307C0"/>
    <w:rsid w:val="0015074B"/>
    <w:rsid w:val="001725BE"/>
    <w:rsid w:val="001877BA"/>
    <w:rsid w:val="001937B6"/>
    <w:rsid w:val="001A3229"/>
    <w:rsid w:val="001B14C0"/>
    <w:rsid w:val="001B2F98"/>
    <w:rsid w:val="001C187C"/>
    <w:rsid w:val="00206F26"/>
    <w:rsid w:val="0023045C"/>
    <w:rsid w:val="00247C0E"/>
    <w:rsid w:val="002633E8"/>
    <w:rsid w:val="00271F39"/>
    <w:rsid w:val="00272CFC"/>
    <w:rsid w:val="00277ABD"/>
    <w:rsid w:val="0028007E"/>
    <w:rsid w:val="00280CFC"/>
    <w:rsid w:val="00292965"/>
    <w:rsid w:val="0029639D"/>
    <w:rsid w:val="002B0DEE"/>
    <w:rsid w:val="002C570B"/>
    <w:rsid w:val="002D150F"/>
    <w:rsid w:val="002D1A6E"/>
    <w:rsid w:val="00326F90"/>
    <w:rsid w:val="003349B6"/>
    <w:rsid w:val="0036011A"/>
    <w:rsid w:val="00386048"/>
    <w:rsid w:val="00387E79"/>
    <w:rsid w:val="00394301"/>
    <w:rsid w:val="003C6A77"/>
    <w:rsid w:val="003F7282"/>
    <w:rsid w:val="00403CB2"/>
    <w:rsid w:val="00417341"/>
    <w:rsid w:val="004173EF"/>
    <w:rsid w:val="00420EF5"/>
    <w:rsid w:val="00431C52"/>
    <w:rsid w:val="00447B44"/>
    <w:rsid w:val="004506BD"/>
    <w:rsid w:val="004757F9"/>
    <w:rsid w:val="00477A1B"/>
    <w:rsid w:val="00490D60"/>
    <w:rsid w:val="004A1BBC"/>
    <w:rsid w:val="004B0C3A"/>
    <w:rsid w:val="004B61AA"/>
    <w:rsid w:val="004E139C"/>
    <w:rsid w:val="004E165E"/>
    <w:rsid w:val="004E240E"/>
    <w:rsid w:val="004E2939"/>
    <w:rsid w:val="004F23B7"/>
    <w:rsid w:val="00501253"/>
    <w:rsid w:val="00512A8D"/>
    <w:rsid w:val="005178E9"/>
    <w:rsid w:val="005273E3"/>
    <w:rsid w:val="005376D6"/>
    <w:rsid w:val="00551650"/>
    <w:rsid w:val="00556209"/>
    <w:rsid w:val="00561654"/>
    <w:rsid w:val="005722EF"/>
    <w:rsid w:val="005A34BA"/>
    <w:rsid w:val="005A7F7A"/>
    <w:rsid w:val="005C16FB"/>
    <w:rsid w:val="005C69D4"/>
    <w:rsid w:val="005D29C7"/>
    <w:rsid w:val="005E6125"/>
    <w:rsid w:val="00615E83"/>
    <w:rsid w:val="006379BA"/>
    <w:rsid w:val="00650980"/>
    <w:rsid w:val="00654C02"/>
    <w:rsid w:val="0067073A"/>
    <w:rsid w:val="00671BA3"/>
    <w:rsid w:val="00674CCC"/>
    <w:rsid w:val="00677DCF"/>
    <w:rsid w:val="00695F38"/>
    <w:rsid w:val="006A0519"/>
    <w:rsid w:val="006A2BBD"/>
    <w:rsid w:val="006A4935"/>
    <w:rsid w:val="006B1DB9"/>
    <w:rsid w:val="006C45D2"/>
    <w:rsid w:val="006C60B1"/>
    <w:rsid w:val="006D5F67"/>
    <w:rsid w:val="006E0E87"/>
    <w:rsid w:val="006E1B54"/>
    <w:rsid w:val="00701629"/>
    <w:rsid w:val="00731C8C"/>
    <w:rsid w:val="00777651"/>
    <w:rsid w:val="00783042"/>
    <w:rsid w:val="007A3C38"/>
    <w:rsid w:val="007A70EA"/>
    <w:rsid w:val="007D5D67"/>
    <w:rsid w:val="007E6335"/>
    <w:rsid w:val="007F527B"/>
    <w:rsid w:val="008079C1"/>
    <w:rsid w:val="0081154B"/>
    <w:rsid w:val="008259D7"/>
    <w:rsid w:val="00830E01"/>
    <w:rsid w:val="008365CB"/>
    <w:rsid w:val="008A3C12"/>
    <w:rsid w:val="008A4AB1"/>
    <w:rsid w:val="008A4BA9"/>
    <w:rsid w:val="008A7DE2"/>
    <w:rsid w:val="008B1631"/>
    <w:rsid w:val="008C37AB"/>
    <w:rsid w:val="008D15A0"/>
    <w:rsid w:val="008D2971"/>
    <w:rsid w:val="008E7DFF"/>
    <w:rsid w:val="008F6F87"/>
    <w:rsid w:val="009170E8"/>
    <w:rsid w:val="0093544F"/>
    <w:rsid w:val="00980ED5"/>
    <w:rsid w:val="00981B58"/>
    <w:rsid w:val="009848E8"/>
    <w:rsid w:val="00995E39"/>
    <w:rsid w:val="009A7FE7"/>
    <w:rsid w:val="009B11F3"/>
    <w:rsid w:val="00A0002C"/>
    <w:rsid w:val="00A054A7"/>
    <w:rsid w:val="00A06C76"/>
    <w:rsid w:val="00A17AD8"/>
    <w:rsid w:val="00A26DBA"/>
    <w:rsid w:val="00A26E93"/>
    <w:rsid w:val="00A420C6"/>
    <w:rsid w:val="00A83445"/>
    <w:rsid w:val="00AA1D8D"/>
    <w:rsid w:val="00AA35E8"/>
    <w:rsid w:val="00AA706A"/>
    <w:rsid w:val="00AB3418"/>
    <w:rsid w:val="00AD09CA"/>
    <w:rsid w:val="00B06A2B"/>
    <w:rsid w:val="00B16829"/>
    <w:rsid w:val="00B17B82"/>
    <w:rsid w:val="00B21110"/>
    <w:rsid w:val="00B259F4"/>
    <w:rsid w:val="00B32889"/>
    <w:rsid w:val="00B3542C"/>
    <w:rsid w:val="00B4373E"/>
    <w:rsid w:val="00B45A4D"/>
    <w:rsid w:val="00B47730"/>
    <w:rsid w:val="00B528F1"/>
    <w:rsid w:val="00B92940"/>
    <w:rsid w:val="00BA56E1"/>
    <w:rsid w:val="00BB2329"/>
    <w:rsid w:val="00BC2E48"/>
    <w:rsid w:val="00BF5453"/>
    <w:rsid w:val="00C42D94"/>
    <w:rsid w:val="00C53BA0"/>
    <w:rsid w:val="00C8308A"/>
    <w:rsid w:val="00C979A3"/>
    <w:rsid w:val="00CA1B15"/>
    <w:rsid w:val="00CB0664"/>
    <w:rsid w:val="00CB24D2"/>
    <w:rsid w:val="00CF5E68"/>
    <w:rsid w:val="00D00671"/>
    <w:rsid w:val="00D06447"/>
    <w:rsid w:val="00D47C90"/>
    <w:rsid w:val="00D66177"/>
    <w:rsid w:val="00D927D5"/>
    <w:rsid w:val="00DA3812"/>
    <w:rsid w:val="00DD07F6"/>
    <w:rsid w:val="00DF69FD"/>
    <w:rsid w:val="00E01D86"/>
    <w:rsid w:val="00E10464"/>
    <w:rsid w:val="00E12B18"/>
    <w:rsid w:val="00E25C2A"/>
    <w:rsid w:val="00E31EE5"/>
    <w:rsid w:val="00E32E05"/>
    <w:rsid w:val="00E333DB"/>
    <w:rsid w:val="00E4754F"/>
    <w:rsid w:val="00E52BF4"/>
    <w:rsid w:val="00E55E61"/>
    <w:rsid w:val="00E66A61"/>
    <w:rsid w:val="00E75189"/>
    <w:rsid w:val="00E9054D"/>
    <w:rsid w:val="00EA0500"/>
    <w:rsid w:val="00EA693F"/>
    <w:rsid w:val="00EC53A2"/>
    <w:rsid w:val="00F0577E"/>
    <w:rsid w:val="00F05A53"/>
    <w:rsid w:val="00F10CDC"/>
    <w:rsid w:val="00F4265A"/>
    <w:rsid w:val="00F65C65"/>
    <w:rsid w:val="00F679ED"/>
    <w:rsid w:val="00F76F9E"/>
    <w:rsid w:val="00F81698"/>
    <w:rsid w:val="00F90B31"/>
    <w:rsid w:val="00FB53CE"/>
    <w:rsid w:val="00FC5BC6"/>
    <w:rsid w:val="00FC5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9B221F"/>
  <w14:defaultImageDpi w14:val="300"/>
  <w15:docId w15:val="{EB78EB2D-ABF7-ED4E-BB29-F4959AAC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1725BE"/>
    <w:rPr>
      <w:rFonts w:ascii="Times New Roman" w:hAnsi="Times New Roman" w:cs="Times New Roman"/>
      <w:sz w:val="24"/>
      <w:szCs w:val="24"/>
    </w:rPr>
  </w:style>
  <w:style w:type="character" w:styleId="Seitenzahl">
    <w:name w:val="page number"/>
    <w:basedOn w:val="Absatz-Standardschriftart"/>
    <w:uiPriority w:val="99"/>
    <w:semiHidden/>
    <w:unhideWhenUsed/>
    <w:rsid w:val="007F5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1DF94F67E0F504BA94CCBF809CCA15E" ma:contentTypeVersion="18" ma:contentTypeDescription="Ein neues Dokument erstellen." ma:contentTypeScope="" ma:versionID="6b3fa9148f85c60f1046820872c60728">
  <xsd:schema xmlns:xsd="http://www.w3.org/2001/XMLSchema" xmlns:xs="http://www.w3.org/2001/XMLSchema" xmlns:p="http://schemas.microsoft.com/office/2006/metadata/properties" xmlns:ns3="7c3aff9b-1a2f-43b5-bfbc-a66ef0bcba39" xmlns:ns4="13324031-358d-4080-a220-dabe5344ab1c" targetNamespace="http://schemas.microsoft.com/office/2006/metadata/properties" ma:root="true" ma:fieldsID="b81998a2f7446c3e34d31b9781dfa77a" ns3:_="" ns4:_="">
    <xsd:import namespace="7c3aff9b-1a2f-43b5-bfbc-a66ef0bcba39"/>
    <xsd:import namespace="13324031-358d-4080-a220-dabe5344ab1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aff9b-1a2f-43b5-bfbc-a66ef0bcb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324031-358d-4080-a220-dabe5344ab1c" elementFormDefault="qualified">
    <xsd:import namespace="http://schemas.microsoft.com/office/2006/documentManagement/types"/>
    <xsd:import namespace="http://schemas.microsoft.com/office/infopath/2007/PartnerControls"/>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element name="SharingHintHash" ma:index="2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7c3aff9b-1a2f-43b5-bfbc-a66ef0bcba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6B0C07-AA3D-4224-AF14-13ACC9A69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3aff9b-1a2f-43b5-bfbc-a66ef0bcba39"/>
    <ds:schemaRef ds:uri="13324031-358d-4080-a220-dabe5344ab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EC133A6-6813-4C65-8E94-CF52B2DC64DA}">
  <ds:schemaRefs>
    <ds:schemaRef ds:uri="http://schemas.microsoft.com/office/2006/metadata/properties"/>
    <ds:schemaRef ds:uri="http://schemas.microsoft.com/office/infopath/2007/PartnerControls"/>
    <ds:schemaRef ds:uri="7c3aff9b-1a2f-43b5-bfbc-a66ef0bcba39"/>
  </ds:schemaRefs>
</ds:datastoreItem>
</file>

<file path=customXml/itemProps4.xml><?xml version="1.0" encoding="utf-8"?>
<ds:datastoreItem xmlns:ds="http://schemas.openxmlformats.org/officeDocument/2006/customXml" ds:itemID="{EEB56A23-1ACA-4885-81A6-90E6DEE81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2866</Words>
  <Characters>20201</Characters>
  <Application>Microsoft Office Word</Application>
  <DocSecurity>0</DocSecurity>
  <Lines>535</Lines>
  <Paragraphs>284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Ditscherlein</cp:lastModifiedBy>
  <cp:revision>1</cp:revision>
  <dcterms:created xsi:type="dcterms:W3CDTF">2025-12-24T01:39:00Z</dcterms:created>
  <dcterms:modified xsi:type="dcterms:W3CDTF">2026-02-09T18:59:00Z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0x01010041DF94F67E0F504BA94CCBF809CCA15E</vt:lpwstr>
  </property>
</Properties>
</file>